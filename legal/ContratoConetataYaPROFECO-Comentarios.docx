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C30445" w14:textId="77777777" w:rsidR="00F806C4" w:rsidRDefault="005B59B8">
      <w:pPr>
        <w:tabs>
          <w:tab w:val="left" w:pos="5470"/>
        </w:tabs>
        <w:ind w:left="236"/>
        <w:rPr>
          <w:rFonts w:ascii="Times New Roman" w:hAnsi="Times New Roman"/>
          <w:sz w:val="20"/>
        </w:rPr>
      </w:pPr>
      <w:r>
        <w:rPr>
          <w:rStyle w:val="Refdecomentario"/>
        </w:rPr>
        <w:commentReference w:id="0"/>
      </w:r>
      <w:r w:rsidR="00DA3EC3">
        <w:rPr>
          <w:rFonts w:ascii="Times New Roman" w:hAnsi="Times New Roman"/>
          <w:sz w:val="20"/>
        </w:rPr>
        <w:tab/>
      </w:r>
      <w:r w:rsidR="00DA3EC3">
        <w:rPr>
          <w:rFonts w:ascii="Times New Roman" w:hAnsi="Times New Roman"/>
          <w:noProof/>
          <w:sz w:val="20"/>
          <w:lang w:val="es-MX" w:eastAsia="es-MX"/>
        </w:rPr>
        <mc:AlternateContent>
          <mc:Choice Requires="wps">
            <w:drawing>
              <wp:inline distT="0" distB="0" distL="0" distR="0" wp14:anchorId="1DDD1032" wp14:editId="44C3077C">
                <wp:extent cx="3074670" cy="518160"/>
                <wp:effectExtent l="0" t="0" r="0" b="0"/>
                <wp:docPr id="2" name="Textbox 4"/>
                <wp:cNvGraphicFramePr/>
                <a:graphic xmlns:a="http://schemas.openxmlformats.org/drawingml/2006/main">
                  <a:graphicData uri="http://schemas.microsoft.com/office/word/2010/wordprocessingShape">
                    <wps:wsp>
                      <wps:cNvSpPr/>
                      <wps:spPr>
                        <a:xfrm>
                          <a:off x="0" y="0"/>
                          <a:ext cx="3074760" cy="518040"/>
                        </a:xfrm>
                        <a:prstGeom prst="rect">
                          <a:avLst/>
                        </a:prstGeom>
                        <a:noFill/>
                        <a:ln w="0">
                          <a:noFill/>
                        </a:ln>
                      </wps:spPr>
                      <wps:style>
                        <a:lnRef idx="0">
                          <a:scrgbClr r="0" g="0" b="0"/>
                        </a:lnRef>
                        <a:fillRef idx="0">
                          <a:scrgbClr r="0" g="0" b="0"/>
                        </a:fillRef>
                        <a:effectRef idx="0">
                          <a:scrgbClr r="0" g="0" b="0"/>
                        </a:effectRef>
                        <a:fontRef idx="minor"/>
                      </wps:style>
                      <wps:txbx>
                        <w:txbxContent>
                          <w:tbl>
                            <w:tblPr>
                              <w:tblStyle w:val="TableNormal"/>
                              <w:tblW w:w="4833" w:type="dxa"/>
                              <w:tblInd w:w="5" w:type="dxa"/>
                              <w:tblLayout w:type="fixed"/>
                              <w:tblCellMar>
                                <w:left w:w="5" w:type="dxa"/>
                                <w:right w:w="5" w:type="dxa"/>
                              </w:tblCellMar>
                              <w:tblLook w:val="01E0" w:firstRow="1" w:lastRow="1" w:firstColumn="1" w:lastColumn="1" w:noHBand="0" w:noVBand="0"/>
                            </w:tblPr>
                            <w:tblGrid>
                              <w:gridCol w:w="1987"/>
                              <w:gridCol w:w="2846"/>
                            </w:tblGrid>
                            <w:tr w:rsidR="00B20521" w14:paraId="279CB880" w14:textId="77777777">
                              <w:trPr>
                                <w:trHeight w:val="796"/>
                              </w:trPr>
                              <w:tc>
                                <w:tcPr>
                                  <w:tcW w:w="1987" w:type="dxa"/>
                                  <w:tcBorders>
                                    <w:top w:val="single" w:sz="4" w:space="0" w:color="000000"/>
                                    <w:left w:val="single" w:sz="4" w:space="0" w:color="000000"/>
                                    <w:bottom w:val="single" w:sz="4" w:space="0" w:color="000000"/>
                                    <w:right w:val="single" w:sz="4" w:space="0" w:color="000000"/>
                                  </w:tcBorders>
                                </w:tcPr>
                                <w:p w14:paraId="576A3CB1" w14:textId="77777777" w:rsidR="00B20521" w:rsidRDefault="00B20521">
                                  <w:pPr>
                                    <w:pStyle w:val="TableParagraph"/>
                                    <w:spacing w:before="200"/>
                                    <w:ind w:left="311"/>
                                    <w:rPr>
                                      <w:rFonts w:ascii="Arial" w:hAnsi="Arial"/>
                                      <w:b/>
                                      <w:sz w:val="18"/>
                                    </w:rPr>
                                  </w:pPr>
                                  <w:r>
                                    <w:rPr>
                                      <w:rFonts w:ascii="Arial" w:hAnsi="Arial"/>
                                      <w:b/>
                                      <w:position w:val="30"/>
                                      <w:sz w:val="18"/>
                                    </w:rPr>
                                    <w:t xml:space="preserve">CONTRATO </w:t>
                                  </w:r>
                                  <w:r>
                                    <w:rPr>
                                      <w:rFonts w:ascii="Arial" w:hAnsi="Arial"/>
                                      <w:b/>
                                      <w:spacing w:val="-5"/>
                                      <w:position w:val="30"/>
                                      <w:sz w:val="18"/>
                                    </w:rPr>
                                    <w:t>No.</w:t>
                                  </w:r>
                                </w:p>
                              </w:tc>
                              <w:tc>
                                <w:tcPr>
                                  <w:tcW w:w="2845" w:type="dxa"/>
                                  <w:tcBorders>
                                    <w:top w:val="single" w:sz="4" w:space="0" w:color="000000"/>
                                    <w:left w:val="single" w:sz="4" w:space="0" w:color="000000"/>
                                    <w:bottom w:val="single" w:sz="4" w:space="0" w:color="000000"/>
                                    <w:right w:val="single" w:sz="4" w:space="0" w:color="000000"/>
                                  </w:tcBorders>
                                </w:tcPr>
                                <w:p w14:paraId="21A73B5A" w14:textId="77777777" w:rsidR="00B20521" w:rsidRDefault="00B20521">
                                  <w:pPr>
                                    <w:pStyle w:val="TableParagraph"/>
                                    <w:spacing w:before="205"/>
                                    <w:ind w:left="105"/>
                                    <w:rPr>
                                      <w:sz w:val="18"/>
                                    </w:rPr>
                                  </w:pPr>
                                  <w:r>
                                    <w:rPr>
                                      <w:spacing w:val="-2"/>
                                      <w:sz w:val="18"/>
                                    </w:rPr>
                                    <w:t>PS250101001</w:t>
                                  </w:r>
                                </w:p>
                              </w:tc>
                            </w:tr>
                          </w:tbl>
                          <w:p w14:paraId="425EC0F2" w14:textId="77777777" w:rsidR="00B20521" w:rsidRDefault="00B20521">
                            <w:pPr>
                              <w:pStyle w:val="Textoindependiente"/>
                              <w:rPr>
                                <w:color w:val="000000"/>
                              </w:rPr>
                            </w:pPr>
                          </w:p>
                        </w:txbxContent>
                      </wps:txbx>
                      <wps:bodyPr lIns="0" tIns="0" rIns="0" bIns="0" anchor="t">
                        <a:noAutofit/>
                      </wps:bodyPr>
                    </wps:wsp>
                  </a:graphicData>
                </a:graphic>
              </wp:inline>
            </w:drawing>
          </mc:Choice>
          <mc:Fallback>
            <w:pict>
              <v:rect w14:anchorId="1DDD1032" id="Textbox 4" o:spid="_x0000_s1026" style="width:242.1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" filled="f" stroked="f" strokeweight="0">
                <v:textbox inset="0,0,0,0">
                  <w:txbxContent>
                    <w:tbl>
                      <w:tblPr>
                        <w:tblStyle w:val="TableNormal"/>
                        <w:tblW w:w="4833" w:type="dxa"/>
                        <w:tblInd w:w="5" w:type="dxa"/>
                        <w:tblLayout w:type="fixed"/>
                        <w:tblCellMar>
                          <w:left w:w="5" w:type="dxa"/>
                          <w:right w:w="5" w:type="dxa"/>
                        </w:tblCellMar>
                        <w:tblLook w:val="01E0" w:firstRow="1" w:lastRow="1" w:firstColumn="1" w:lastColumn="1" w:noHBand="0" w:noVBand="0"/>
                      </w:tblPr>
                      <w:tblGrid>
                        <w:gridCol w:w="1987"/>
                        <w:gridCol w:w="2846"/>
                      </w:tblGrid>
                      <w:tr w:rsidR="00B20521" w14:paraId="279CB880" w14:textId="77777777">
                        <w:trPr>
                          <w:trHeight w:val="796"/>
                        </w:trPr>
                        <w:tc>
                          <w:tcPr>
                            <w:tcW w:w="1987" w:type="dxa"/>
                            <w:tcBorders>
                              <w:top w:val="single" w:sz="4" w:space="0" w:color="000000"/>
                              <w:left w:val="single" w:sz="4" w:space="0" w:color="000000"/>
                              <w:bottom w:val="single" w:sz="4" w:space="0" w:color="000000"/>
                              <w:right w:val="single" w:sz="4" w:space="0" w:color="000000"/>
                            </w:tcBorders>
                          </w:tcPr>
                          <w:p w14:paraId="576A3CB1" w14:textId="77777777" w:rsidR="00B20521" w:rsidRDefault="00B20521">
                            <w:pPr>
                              <w:pStyle w:val="TableParagraph"/>
                              <w:spacing w:before="200"/>
                              <w:ind w:left="311"/>
                              <w:rPr>
                                <w:rFonts w:ascii="Arial" w:hAnsi="Arial"/>
                                <w:b/>
                                <w:sz w:val="18"/>
                              </w:rPr>
                            </w:pPr>
                            <w:r>
                              <w:rPr>
                                <w:rFonts w:ascii="Arial" w:hAnsi="Arial"/>
                                <w:b/>
                                <w:position w:val="30"/>
                                <w:sz w:val="18"/>
                              </w:rPr>
                              <w:t xml:space="preserve">CONTRATO </w:t>
                            </w:r>
                            <w:r>
                              <w:rPr>
                                <w:rFonts w:ascii="Arial" w:hAnsi="Arial"/>
                                <w:b/>
                                <w:spacing w:val="-5"/>
                                <w:position w:val="30"/>
                                <w:sz w:val="18"/>
                              </w:rPr>
                              <w:t>No.</w:t>
                            </w:r>
                          </w:p>
                        </w:tc>
                        <w:tc>
                          <w:tcPr>
                            <w:tcW w:w="2845" w:type="dxa"/>
                            <w:tcBorders>
                              <w:top w:val="single" w:sz="4" w:space="0" w:color="000000"/>
                              <w:left w:val="single" w:sz="4" w:space="0" w:color="000000"/>
                              <w:bottom w:val="single" w:sz="4" w:space="0" w:color="000000"/>
                              <w:right w:val="single" w:sz="4" w:space="0" w:color="000000"/>
                            </w:tcBorders>
                          </w:tcPr>
                          <w:p w14:paraId="21A73B5A" w14:textId="77777777" w:rsidR="00B20521" w:rsidRDefault="00B20521">
                            <w:pPr>
                              <w:pStyle w:val="TableParagraph"/>
                              <w:spacing w:before="205"/>
                              <w:ind w:left="105"/>
                              <w:rPr>
                                <w:sz w:val="18"/>
                              </w:rPr>
                            </w:pPr>
                            <w:r>
                              <w:rPr>
                                <w:spacing w:val="-2"/>
                                <w:sz w:val="18"/>
                              </w:rPr>
                              <w:t>PS250101001</w:t>
                            </w:r>
                          </w:p>
                        </w:tc>
                      </w:tr>
                    </w:tbl>
                    <w:p w14:paraId="425EC0F2" w14:textId="77777777" w:rsidR="00B20521" w:rsidRDefault="00B20521">
                      <w:pPr>
                        <w:pStyle w:val="Textoindependiente"/>
                        <w:rPr>
                          <w:color w:val="000000"/>
                        </w:rPr>
                      </w:pPr>
                    </w:p>
                  </w:txbxContent>
                </v:textbox>
                <w10:anchorlock/>
              </v:rect>
            </w:pict>
          </mc:Fallback>
        </mc:AlternateContent>
      </w:r>
    </w:p>
    <w:p w14:paraId="4F878CB4" w14:textId="77777777" w:rsidR="00F806C4" w:rsidRDefault="00F806C4">
      <w:pPr>
        <w:pStyle w:val="Textoindependiente"/>
        <w:spacing w:before="168"/>
        <w:rPr>
          <w:rFonts w:ascii="Times New Roman" w:hAnsi="Times New Roman"/>
          <w:sz w:val="20"/>
        </w:rPr>
      </w:pPr>
    </w:p>
    <w:tbl>
      <w:tblPr>
        <w:tblStyle w:val="TableNormal"/>
        <w:tblW w:w="10030" w:type="dxa"/>
        <w:tblInd w:w="240" w:type="dxa"/>
        <w:tblLayout w:type="fixed"/>
        <w:tblCellMar>
          <w:left w:w="5" w:type="dxa"/>
          <w:right w:w="5" w:type="dxa"/>
        </w:tblCellMar>
        <w:tblLook w:val="01E0" w:firstRow="1" w:lastRow="1" w:firstColumn="1" w:lastColumn="1" w:noHBand="0" w:noVBand="0"/>
      </w:tblPr>
      <w:tblGrid>
        <w:gridCol w:w="2106"/>
        <w:gridCol w:w="1222"/>
        <w:gridCol w:w="1182"/>
        <w:gridCol w:w="1125"/>
        <w:gridCol w:w="1073"/>
        <w:gridCol w:w="885"/>
        <w:gridCol w:w="736"/>
        <w:gridCol w:w="1701"/>
      </w:tblGrid>
      <w:tr w:rsidR="00F806C4" w14:paraId="3FB39502" w14:textId="77777777">
        <w:trPr>
          <w:trHeight w:val="265"/>
        </w:trPr>
        <w:tc>
          <w:tcPr>
            <w:tcW w:w="3327" w:type="dxa"/>
            <w:gridSpan w:val="2"/>
            <w:tcBorders>
              <w:top w:val="single" w:sz="4" w:space="0" w:color="000000"/>
              <w:left w:val="single" w:sz="4" w:space="0" w:color="000000"/>
              <w:bottom w:val="single" w:sz="4" w:space="0" w:color="000000"/>
              <w:right w:val="single" w:sz="4" w:space="0" w:color="000000"/>
            </w:tcBorders>
          </w:tcPr>
          <w:p w14:paraId="1E2DB3BA" w14:textId="77777777" w:rsidR="00F806C4" w:rsidRDefault="00DA3EC3">
            <w:pPr>
              <w:pStyle w:val="TableParagraph"/>
              <w:spacing w:line="201" w:lineRule="exact"/>
              <w:ind w:left="107"/>
              <w:rPr>
                <w:rFonts w:ascii="Arial" w:hAnsi="Arial"/>
                <w:b/>
                <w:sz w:val="18"/>
              </w:rPr>
            </w:pPr>
            <w:r>
              <w:rPr>
                <w:rFonts w:ascii="Arial" w:hAnsi="Arial"/>
                <w:b/>
                <w:sz w:val="18"/>
              </w:rPr>
              <w:t>SUSCRIPTOR</w:t>
            </w:r>
            <w:r>
              <w:rPr>
                <w:rFonts w:ascii="Arial" w:hAnsi="Arial"/>
                <w:b/>
                <w:spacing w:val="-5"/>
                <w:sz w:val="18"/>
              </w:rPr>
              <w:t xml:space="preserve"> </w:t>
            </w:r>
            <w:r>
              <w:rPr>
                <w:rFonts w:ascii="Arial" w:hAnsi="Arial"/>
                <w:b/>
                <w:sz w:val="18"/>
              </w:rPr>
              <w:t>O</w:t>
            </w:r>
            <w:r>
              <w:rPr>
                <w:rFonts w:ascii="Arial" w:hAnsi="Arial"/>
                <w:b/>
                <w:spacing w:val="-4"/>
                <w:sz w:val="18"/>
              </w:rPr>
              <w:t xml:space="preserve"> </w:t>
            </w:r>
            <w:r>
              <w:rPr>
                <w:rFonts w:ascii="Arial" w:hAnsi="Arial"/>
                <w:b/>
                <w:sz w:val="18"/>
              </w:rPr>
              <w:t>RAZÓN</w:t>
            </w:r>
            <w:r>
              <w:rPr>
                <w:rFonts w:ascii="Arial" w:hAnsi="Arial"/>
                <w:b/>
                <w:spacing w:val="-4"/>
                <w:sz w:val="18"/>
              </w:rPr>
              <w:t xml:space="preserve"> </w:t>
            </w:r>
            <w:r>
              <w:rPr>
                <w:rFonts w:ascii="Arial" w:hAnsi="Arial"/>
                <w:b/>
                <w:spacing w:val="-2"/>
                <w:sz w:val="18"/>
              </w:rPr>
              <w:t>SOCIAL:</w:t>
            </w:r>
          </w:p>
        </w:tc>
        <w:tc>
          <w:tcPr>
            <w:tcW w:w="3380" w:type="dxa"/>
            <w:gridSpan w:val="3"/>
            <w:tcBorders>
              <w:top w:val="single" w:sz="4" w:space="0" w:color="000000"/>
              <w:left w:val="single" w:sz="4" w:space="0" w:color="000000"/>
              <w:bottom w:val="single" w:sz="4" w:space="0" w:color="000000"/>
              <w:right w:val="single" w:sz="4" w:space="0" w:color="000000"/>
            </w:tcBorders>
          </w:tcPr>
          <w:p w14:paraId="5A54B458" w14:textId="77777777" w:rsidR="00F806C4" w:rsidRDefault="00F806C4">
            <w:pPr>
              <w:pStyle w:val="TableParagraph"/>
              <w:rPr>
                <w:rFonts w:ascii="Times New Roman" w:hAnsi="Times New Roman"/>
                <w:sz w:val="18"/>
              </w:rPr>
            </w:pPr>
          </w:p>
        </w:tc>
        <w:tc>
          <w:tcPr>
            <w:tcW w:w="1621" w:type="dxa"/>
            <w:gridSpan w:val="2"/>
            <w:tcBorders>
              <w:top w:val="single" w:sz="4" w:space="0" w:color="000000"/>
              <w:left w:val="single" w:sz="4" w:space="0" w:color="000000"/>
              <w:bottom w:val="single" w:sz="4" w:space="0" w:color="000000"/>
              <w:right w:val="single" w:sz="4" w:space="0" w:color="000000"/>
            </w:tcBorders>
          </w:tcPr>
          <w:p w14:paraId="7E9782A2" w14:textId="77777777" w:rsidR="00F806C4" w:rsidRDefault="00DA3EC3">
            <w:pPr>
              <w:pStyle w:val="TableParagraph"/>
              <w:spacing w:line="201" w:lineRule="exact"/>
              <w:ind w:left="83"/>
              <w:rPr>
                <w:rFonts w:ascii="Arial" w:hAnsi="Arial"/>
                <w:b/>
                <w:sz w:val="18"/>
              </w:rPr>
            </w:pPr>
            <w:r>
              <w:rPr>
                <w:rFonts w:ascii="Arial" w:hAnsi="Arial"/>
                <w:b/>
                <w:sz w:val="18"/>
              </w:rPr>
              <w:t xml:space="preserve">ID DEL </w:t>
            </w:r>
            <w:r>
              <w:rPr>
                <w:rFonts w:ascii="Arial" w:hAnsi="Arial"/>
                <w:b/>
                <w:spacing w:val="-2"/>
                <w:sz w:val="18"/>
              </w:rPr>
              <w:t>CLIENTE</w:t>
            </w:r>
          </w:p>
        </w:tc>
        <w:tc>
          <w:tcPr>
            <w:tcW w:w="1701" w:type="dxa"/>
            <w:tcBorders>
              <w:top w:val="single" w:sz="4" w:space="0" w:color="000000"/>
              <w:left w:val="single" w:sz="4" w:space="0" w:color="000000"/>
              <w:bottom w:val="single" w:sz="4" w:space="0" w:color="000000"/>
              <w:right w:val="single" w:sz="4" w:space="0" w:color="000000"/>
            </w:tcBorders>
          </w:tcPr>
          <w:p w14:paraId="157B8BEC" w14:textId="77777777" w:rsidR="00F806C4" w:rsidRDefault="00F806C4">
            <w:pPr>
              <w:pStyle w:val="TableParagraph"/>
              <w:rPr>
                <w:rFonts w:ascii="Times New Roman" w:hAnsi="Times New Roman"/>
                <w:sz w:val="18"/>
              </w:rPr>
            </w:pPr>
          </w:p>
        </w:tc>
      </w:tr>
      <w:tr w:rsidR="00F806C4" w14:paraId="14EF49A3" w14:textId="77777777">
        <w:trPr>
          <w:trHeight w:val="268"/>
        </w:trPr>
        <w:tc>
          <w:tcPr>
            <w:tcW w:w="3327" w:type="dxa"/>
            <w:gridSpan w:val="2"/>
            <w:tcBorders>
              <w:top w:val="single" w:sz="4" w:space="0" w:color="000000"/>
              <w:left w:val="single" w:sz="4" w:space="0" w:color="000000"/>
              <w:bottom w:val="single" w:sz="4" w:space="0" w:color="000000"/>
              <w:right w:val="single" w:sz="4" w:space="0" w:color="000000"/>
            </w:tcBorders>
          </w:tcPr>
          <w:p w14:paraId="67683103" w14:textId="77777777" w:rsidR="00F806C4" w:rsidRDefault="00DA3EC3">
            <w:pPr>
              <w:pStyle w:val="TableParagraph"/>
              <w:spacing w:line="201" w:lineRule="exact"/>
              <w:ind w:left="107"/>
              <w:rPr>
                <w:rFonts w:ascii="Arial" w:hAnsi="Arial"/>
                <w:b/>
                <w:sz w:val="18"/>
              </w:rPr>
            </w:pPr>
            <w:r>
              <w:rPr>
                <w:rFonts w:ascii="Arial" w:hAnsi="Arial"/>
                <w:b/>
                <w:spacing w:val="-2"/>
                <w:sz w:val="18"/>
              </w:rPr>
              <w:t>REPRESENTANTE</w:t>
            </w:r>
            <w:r>
              <w:rPr>
                <w:rFonts w:ascii="Arial" w:hAnsi="Arial"/>
                <w:b/>
                <w:spacing w:val="11"/>
                <w:sz w:val="18"/>
              </w:rPr>
              <w:t xml:space="preserve"> </w:t>
            </w:r>
            <w:r>
              <w:rPr>
                <w:rFonts w:ascii="Arial" w:hAnsi="Arial"/>
                <w:b/>
                <w:spacing w:val="-2"/>
                <w:sz w:val="18"/>
              </w:rPr>
              <w:t>LEGAL:</w:t>
            </w:r>
          </w:p>
        </w:tc>
        <w:tc>
          <w:tcPr>
            <w:tcW w:w="6702" w:type="dxa"/>
            <w:gridSpan w:val="6"/>
            <w:tcBorders>
              <w:top w:val="single" w:sz="4" w:space="0" w:color="000000"/>
              <w:left w:val="single" w:sz="4" w:space="0" w:color="000000"/>
              <w:bottom w:val="single" w:sz="4" w:space="0" w:color="000000"/>
              <w:right w:val="single" w:sz="4" w:space="0" w:color="000000"/>
            </w:tcBorders>
          </w:tcPr>
          <w:p w14:paraId="232D1E47" w14:textId="77777777" w:rsidR="00F806C4" w:rsidRDefault="00F806C4">
            <w:pPr>
              <w:pStyle w:val="TableParagraph"/>
              <w:rPr>
                <w:rFonts w:ascii="Times New Roman" w:hAnsi="Times New Roman"/>
                <w:sz w:val="18"/>
              </w:rPr>
            </w:pPr>
          </w:p>
        </w:tc>
      </w:tr>
      <w:tr w:rsidR="00F806C4" w14:paraId="02C60769" w14:textId="77777777">
        <w:trPr>
          <w:trHeight w:val="268"/>
        </w:trPr>
        <w:tc>
          <w:tcPr>
            <w:tcW w:w="2105" w:type="dxa"/>
            <w:tcBorders>
              <w:top w:val="single" w:sz="4" w:space="0" w:color="000000"/>
              <w:left w:val="single" w:sz="4" w:space="0" w:color="000000"/>
              <w:bottom w:val="single" w:sz="4" w:space="0" w:color="000000"/>
              <w:right w:val="single" w:sz="4" w:space="0" w:color="000000"/>
            </w:tcBorders>
          </w:tcPr>
          <w:p w14:paraId="3AE89C66" w14:textId="77777777" w:rsidR="00F806C4" w:rsidRDefault="00DA3EC3">
            <w:pPr>
              <w:pStyle w:val="TableParagraph"/>
              <w:spacing w:line="201" w:lineRule="exact"/>
              <w:ind w:left="107"/>
              <w:rPr>
                <w:rFonts w:ascii="Arial" w:hAnsi="Arial"/>
                <w:b/>
                <w:sz w:val="18"/>
              </w:rPr>
            </w:pPr>
            <w:r>
              <w:rPr>
                <w:rFonts w:ascii="Arial" w:hAnsi="Arial"/>
                <w:b/>
                <w:spacing w:val="-2"/>
                <w:sz w:val="18"/>
              </w:rPr>
              <w:t>DOMICILIO:</w:t>
            </w:r>
          </w:p>
        </w:tc>
        <w:tc>
          <w:tcPr>
            <w:tcW w:w="7924" w:type="dxa"/>
            <w:gridSpan w:val="7"/>
            <w:tcBorders>
              <w:top w:val="single" w:sz="4" w:space="0" w:color="000000"/>
              <w:left w:val="single" w:sz="4" w:space="0" w:color="000000"/>
              <w:bottom w:val="single" w:sz="4" w:space="0" w:color="000000"/>
              <w:right w:val="single" w:sz="4" w:space="0" w:color="000000"/>
            </w:tcBorders>
          </w:tcPr>
          <w:p w14:paraId="08C4D903" w14:textId="77777777" w:rsidR="00F806C4" w:rsidRDefault="00F806C4">
            <w:pPr>
              <w:pStyle w:val="TableParagraph"/>
              <w:rPr>
                <w:rFonts w:ascii="Times New Roman" w:hAnsi="Times New Roman"/>
                <w:sz w:val="18"/>
              </w:rPr>
            </w:pPr>
          </w:p>
        </w:tc>
      </w:tr>
      <w:tr w:rsidR="00F806C4" w14:paraId="3E310478" w14:textId="77777777">
        <w:trPr>
          <w:trHeight w:val="268"/>
        </w:trPr>
        <w:tc>
          <w:tcPr>
            <w:tcW w:w="2105" w:type="dxa"/>
            <w:tcBorders>
              <w:top w:val="single" w:sz="4" w:space="0" w:color="000000"/>
              <w:left w:val="single" w:sz="4" w:space="0" w:color="000000"/>
              <w:bottom w:val="single" w:sz="4" w:space="0" w:color="000000"/>
              <w:right w:val="single" w:sz="4" w:space="0" w:color="000000"/>
            </w:tcBorders>
          </w:tcPr>
          <w:p w14:paraId="0216E6EB" w14:textId="77777777" w:rsidR="00F806C4" w:rsidRDefault="00DA3EC3">
            <w:pPr>
              <w:pStyle w:val="TableParagraph"/>
              <w:spacing w:line="201" w:lineRule="exact"/>
              <w:ind w:left="107"/>
              <w:rPr>
                <w:rFonts w:ascii="Arial" w:hAnsi="Arial"/>
                <w:b/>
                <w:sz w:val="18"/>
              </w:rPr>
            </w:pPr>
            <w:r>
              <w:rPr>
                <w:rFonts w:ascii="Arial" w:hAnsi="Arial"/>
                <w:b/>
                <w:spacing w:val="-2"/>
                <w:sz w:val="18"/>
              </w:rPr>
              <w:t>LOCALIDAD:</w:t>
            </w:r>
          </w:p>
        </w:tc>
        <w:tc>
          <w:tcPr>
            <w:tcW w:w="7924" w:type="dxa"/>
            <w:gridSpan w:val="7"/>
            <w:tcBorders>
              <w:top w:val="single" w:sz="4" w:space="0" w:color="000000"/>
              <w:left w:val="single" w:sz="4" w:space="0" w:color="000000"/>
              <w:bottom w:val="single" w:sz="4" w:space="0" w:color="000000"/>
              <w:right w:val="single" w:sz="4" w:space="0" w:color="000000"/>
            </w:tcBorders>
          </w:tcPr>
          <w:p w14:paraId="43A57973" w14:textId="77777777" w:rsidR="00F806C4" w:rsidRDefault="00F806C4">
            <w:pPr>
              <w:pStyle w:val="TableParagraph"/>
              <w:rPr>
                <w:rFonts w:ascii="Times New Roman" w:hAnsi="Times New Roman"/>
                <w:sz w:val="18"/>
              </w:rPr>
            </w:pPr>
          </w:p>
        </w:tc>
      </w:tr>
      <w:tr w:rsidR="00F806C4" w14:paraId="21B34048" w14:textId="77777777">
        <w:trPr>
          <w:trHeight w:val="281"/>
        </w:trPr>
        <w:tc>
          <w:tcPr>
            <w:tcW w:w="2105" w:type="dxa"/>
            <w:tcBorders>
              <w:top w:val="single" w:sz="4" w:space="0" w:color="000000"/>
              <w:left w:val="single" w:sz="4" w:space="0" w:color="000000"/>
              <w:bottom w:val="single" w:sz="4" w:space="0" w:color="000000"/>
              <w:right w:val="single" w:sz="4" w:space="0" w:color="000000"/>
            </w:tcBorders>
          </w:tcPr>
          <w:p w14:paraId="79853DAA" w14:textId="77777777" w:rsidR="00F806C4" w:rsidRDefault="00DA3EC3">
            <w:pPr>
              <w:pStyle w:val="TableParagraph"/>
              <w:spacing w:line="201" w:lineRule="exact"/>
              <w:ind w:left="107"/>
              <w:rPr>
                <w:rFonts w:ascii="Arial" w:hAnsi="Arial"/>
                <w:b/>
                <w:sz w:val="18"/>
              </w:rPr>
            </w:pPr>
            <w:r>
              <w:rPr>
                <w:rFonts w:ascii="Arial" w:hAnsi="Arial"/>
                <w:b/>
                <w:sz w:val="18"/>
              </w:rPr>
              <w:t>R.F.C</w:t>
            </w:r>
            <w:r>
              <w:rPr>
                <w:rFonts w:ascii="Arial" w:hAnsi="Arial"/>
                <w:b/>
                <w:spacing w:val="-2"/>
                <w:sz w:val="18"/>
              </w:rPr>
              <w:t xml:space="preserve"> HOMOCLAVE:</w:t>
            </w:r>
          </w:p>
        </w:tc>
        <w:tc>
          <w:tcPr>
            <w:tcW w:w="3529" w:type="dxa"/>
            <w:gridSpan w:val="3"/>
            <w:tcBorders>
              <w:top w:val="single" w:sz="4" w:space="0" w:color="000000"/>
              <w:left w:val="single" w:sz="4" w:space="0" w:color="000000"/>
              <w:bottom w:val="single" w:sz="4" w:space="0" w:color="000000"/>
              <w:right w:val="single" w:sz="4" w:space="0" w:color="000000"/>
            </w:tcBorders>
          </w:tcPr>
          <w:p w14:paraId="079BAD4E" w14:textId="77777777" w:rsidR="00F806C4" w:rsidRDefault="00F806C4">
            <w:pPr>
              <w:pStyle w:val="TableParagraph"/>
              <w:rPr>
                <w:rFonts w:ascii="Times New Roman" w:hAnsi="Times New Roman"/>
                <w:sz w:val="18"/>
              </w:rPr>
            </w:pPr>
          </w:p>
        </w:tc>
        <w:tc>
          <w:tcPr>
            <w:tcW w:w="1073" w:type="dxa"/>
            <w:tcBorders>
              <w:top w:val="single" w:sz="4" w:space="0" w:color="000000"/>
              <w:left w:val="single" w:sz="4" w:space="0" w:color="000000"/>
              <w:bottom w:val="single" w:sz="4" w:space="0" w:color="000000"/>
              <w:right w:val="single" w:sz="4" w:space="0" w:color="000000"/>
            </w:tcBorders>
          </w:tcPr>
          <w:p w14:paraId="7A543744" w14:textId="77777777" w:rsidR="00F806C4" w:rsidRDefault="00DA3EC3">
            <w:pPr>
              <w:pStyle w:val="TableParagraph"/>
              <w:spacing w:line="201" w:lineRule="exact"/>
              <w:ind w:left="110"/>
              <w:rPr>
                <w:rFonts w:ascii="Arial" w:hAnsi="Arial"/>
                <w:b/>
                <w:sz w:val="18"/>
              </w:rPr>
            </w:pPr>
            <w:r>
              <w:rPr>
                <w:rFonts w:ascii="Arial" w:hAnsi="Arial"/>
                <w:b/>
                <w:spacing w:val="-2"/>
                <w:sz w:val="18"/>
              </w:rPr>
              <w:t>E-</w:t>
            </w:r>
            <w:r>
              <w:rPr>
                <w:rFonts w:ascii="Arial" w:hAnsi="Arial"/>
                <w:b/>
                <w:spacing w:val="-4"/>
                <w:sz w:val="18"/>
              </w:rPr>
              <w:t>MAIL</w:t>
            </w:r>
          </w:p>
        </w:tc>
        <w:tc>
          <w:tcPr>
            <w:tcW w:w="3322" w:type="dxa"/>
            <w:gridSpan w:val="3"/>
            <w:tcBorders>
              <w:top w:val="single" w:sz="4" w:space="0" w:color="000000"/>
              <w:left w:val="single" w:sz="4" w:space="0" w:color="000000"/>
              <w:bottom w:val="single" w:sz="4" w:space="0" w:color="000000"/>
              <w:right w:val="single" w:sz="4" w:space="0" w:color="000000"/>
            </w:tcBorders>
          </w:tcPr>
          <w:p w14:paraId="0BD912CF" w14:textId="77777777" w:rsidR="00F806C4" w:rsidRDefault="00F806C4">
            <w:pPr>
              <w:pStyle w:val="TableParagraph"/>
              <w:rPr>
                <w:rFonts w:ascii="Times New Roman" w:hAnsi="Times New Roman"/>
                <w:sz w:val="18"/>
              </w:rPr>
            </w:pPr>
          </w:p>
        </w:tc>
      </w:tr>
      <w:tr w:rsidR="00F806C4" w14:paraId="44990BF8" w14:textId="77777777">
        <w:trPr>
          <w:trHeight w:val="277"/>
        </w:trPr>
        <w:tc>
          <w:tcPr>
            <w:tcW w:w="2105" w:type="dxa"/>
            <w:tcBorders>
              <w:top w:val="single" w:sz="4" w:space="0" w:color="000000"/>
              <w:left w:val="single" w:sz="4" w:space="0" w:color="000000"/>
              <w:bottom w:val="single" w:sz="4" w:space="0" w:color="000000"/>
              <w:right w:val="single" w:sz="4" w:space="0" w:color="000000"/>
            </w:tcBorders>
          </w:tcPr>
          <w:p w14:paraId="74B5BCA8" w14:textId="77777777" w:rsidR="00F806C4" w:rsidRDefault="00DA3EC3">
            <w:pPr>
              <w:pStyle w:val="TableParagraph"/>
              <w:spacing w:line="201" w:lineRule="exact"/>
              <w:ind w:left="107"/>
              <w:rPr>
                <w:rFonts w:ascii="Arial" w:hAnsi="Arial"/>
                <w:b/>
                <w:sz w:val="18"/>
              </w:rPr>
            </w:pPr>
            <w:r>
              <w:rPr>
                <w:rFonts w:ascii="Arial" w:hAnsi="Arial"/>
                <w:b/>
                <w:spacing w:val="-2"/>
                <w:sz w:val="18"/>
              </w:rPr>
              <w:t>TELÉFONO</w:t>
            </w:r>
          </w:p>
        </w:tc>
        <w:tc>
          <w:tcPr>
            <w:tcW w:w="1222" w:type="dxa"/>
            <w:tcBorders>
              <w:top w:val="single" w:sz="4" w:space="0" w:color="000000"/>
              <w:left w:val="single" w:sz="4" w:space="0" w:color="000000"/>
              <w:bottom w:val="single" w:sz="4" w:space="0" w:color="000000"/>
              <w:right w:val="single" w:sz="4" w:space="0" w:color="000000"/>
            </w:tcBorders>
          </w:tcPr>
          <w:p w14:paraId="7B136334" w14:textId="77777777" w:rsidR="00F806C4" w:rsidRDefault="00F806C4">
            <w:pPr>
              <w:pStyle w:val="TableParagraph"/>
              <w:rPr>
                <w:rFonts w:ascii="Times New Roman" w:hAnsi="Times New Roman"/>
                <w:sz w:val="18"/>
              </w:rPr>
            </w:pPr>
          </w:p>
        </w:tc>
        <w:tc>
          <w:tcPr>
            <w:tcW w:w="1182" w:type="dxa"/>
            <w:tcBorders>
              <w:top w:val="single" w:sz="4" w:space="0" w:color="000000"/>
              <w:left w:val="single" w:sz="4" w:space="0" w:color="000000"/>
              <w:bottom w:val="single" w:sz="4" w:space="0" w:color="000000"/>
              <w:right w:val="single" w:sz="4" w:space="0" w:color="000000"/>
            </w:tcBorders>
          </w:tcPr>
          <w:p w14:paraId="31D1AA91" w14:textId="77777777" w:rsidR="00F806C4" w:rsidRDefault="00DA3EC3">
            <w:pPr>
              <w:pStyle w:val="TableParagraph"/>
              <w:spacing w:line="201" w:lineRule="exact"/>
              <w:ind w:left="108"/>
              <w:rPr>
                <w:rFonts w:ascii="Arial" w:hAnsi="Arial"/>
                <w:b/>
                <w:sz w:val="18"/>
              </w:rPr>
            </w:pPr>
            <w:r>
              <w:rPr>
                <w:rFonts w:ascii="Arial" w:hAnsi="Arial"/>
                <w:b/>
                <w:spacing w:val="-2"/>
                <w:sz w:val="18"/>
              </w:rPr>
              <w:t>OFICINA</w:t>
            </w:r>
          </w:p>
        </w:tc>
        <w:tc>
          <w:tcPr>
            <w:tcW w:w="1125" w:type="dxa"/>
            <w:tcBorders>
              <w:top w:val="single" w:sz="4" w:space="0" w:color="000000"/>
              <w:left w:val="single" w:sz="4" w:space="0" w:color="000000"/>
              <w:bottom w:val="single" w:sz="4" w:space="0" w:color="000000"/>
              <w:right w:val="single" w:sz="4" w:space="0" w:color="000000"/>
            </w:tcBorders>
          </w:tcPr>
          <w:p w14:paraId="53894D13" w14:textId="77777777" w:rsidR="00F806C4" w:rsidRDefault="00F806C4">
            <w:pPr>
              <w:pStyle w:val="TableParagraph"/>
              <w:rPr>
                <w:rFonts w:ascii="Times New Roman" w:hAnsi="Times New Roman"/>
                <w:sz w:val="18"/>
              </w:rPr>
            </w:pPr>
          </w:p>
        </w:tc>
        <w:tc>
          <w:tcPr>
            <w:tcW w:w="1073" w:type="dxa"/>
            <w:tcBorders>
              <w:top w:val="single" w:sz="4" w:space="0" w:color="000000"/>
              <w:left w:val="single" w:sz="4" w:space="0" w:color="000000"/>
              <w:bottom w:val="single" w:sz="4" w:space="0" w:color="000000"/>
              <w:right w:val="single" w:sz="4" w:space="0" w:color="000000"/>
            </w:tcBorders>
          </w:tcPr>
          <w:p w14:paraId="555EA7EB" w14:textId="77777777" w:rsidR="00F806C4" w:rsidRDefault="00DA3EC3">
            <w:pPr>
              <w:pStyle w:val="TableParagraph"/>
              <w:spacing w:line="201" w:lineRule="exact"/>
              <w:ind w:left="110"/>
              <w:rPr>
                <w:rFonts w:ascii="Arial" w:hAnsi="Arial"/>
                <w:b/>
                <w:sz w:val="18"/>
              </w:rPr>
            </w:pPr>
            <w:r>
              <w:rPr>
                <w:rFonts w:ascii="Arial" w:hAnsi="Arial"/>
                <w:b/>
                <w:spacing w:val="-2"/>
                <w:sz w:val="18"/>
              </w:rPr>
              <w:t>CELULAR</w:t>
            </w:r>
          </w:p>
        </w:tc>
        <w:tc>
          <w:tcPr>
            <w:tcW w:w="885" w:type="dxa"/>
            <w:tcBorders>
              <w:top w:val="single" w:sz="4" w:space="0" w:color="000000"/>
              <w:left w:val="single" w:sz="4" w:space="0" w:color="000000"/>
              <w:bottom w:val="single" w:sz="4" w:space="0" w:color="000000"/>
              <w:right w:val="single" w:sz="4" w:space="0" w:color="000000"/>
            </w:tcBorders>
          </w:tcPr>
          <w:p w14:paraId="2B5CD04B" w14:textId="77777777" w:rsidR="00F806C4" w:rsidRDefault="00F806C4">
            <w:pPr>
              <w:pStyle w:val="TableParagraph"/>
              <w:rPr>
                <w:rFonts w:ascii="Times New Roman" w:hAnsi="Times New Roman"/>
                <w:sz w:val="18"/>
              </w:rPr>
            </w:pPr>
          </w:p>
        </w:tc>
        <w:tc>
          <w:tcPr>
            <w:tcW w:w="2437" w:type="dxa"/>
            <w:gridSpan w:val="2"/>
            <w:tcBorders>
              <w:top w:val="single" w:sz="4" w:space="0" w:color="000000"/>
              <w:left w:val="single" w:sz="4" w:space="0" w:color="000000"/>
              <w:bottom w:val="single" w:sz="4" w:space="0" w:color="000000"/>
              <w:right w:val="single" w:sz="4" w:space="0" w:color="000000"/>
            </w:tcBorders>
          </w:tcPr>
          <w:p w14:paraId="22AF92A2" w14:textId="77777777" w:rsidR="00F806C4" w:rsidRDefault="00F806C4">
            <w:pPr>
              <w:pStyle w:val="TableParagraph"/>
              <w:rPr>
                <w:rFonts w:ascii="Times New Roman" w:hAnsi="Times New Roman"/>
                <w:sz w:val="18"/>
              </w:rPr>
            </w:pPr>
          </w:p>
        </w:tc>
      </w:tr>
    </w:tbl>
    <w:p w14:paraId="3E6D0EFF" w14:textId="77777777" w:rsidR="00F806C4" w:rsidRDefault="00F806C4">
      <w:pPr>
        <w:pStyle w:val="Textoindependiente"/>
        <w:spacing w:before="53"/>
        <w:rPr>
          <w:rFonts w:ascii="Times New Roman" w:hAnsi="Times New Roman"/>
          <w:sz w:val="20"/>
        </w:rPr>
      </w:pPr>
    </w:p>
    <w:tbl>
      <w:tblPr>
        <w:tblStyle w:val="TableNormal"/>
        <w:tblW w:w="10072" w:type="dxa"/>
        <w:tblInd w:w="240" w:type="dxa"/>
        <w:tblLayout w:type="fixed"/>
        <w:tblCellMar>
          <w:left w:w="5" w:type="dxa"/>
          <w:right w:w="5" w:type="dxa"/>
        </w:tblCellMar>
        <w:tblLook w:val="01E0" w:firstRow="1" w:lastRow="1" w:firstColumn="1" w:lastColumn="1" w:noHBand="0" w:noVBand="0"/>
      </w:tblPr>
      <w:tblGrid>
        <w:gridCol w:w="2973"/>
        <w:gridCol w:w="2064"/>
        <w:gridCol w:w="3465"/>
        <w:gridCol w:w="1570"/>
      </w:tblGrid>
      <w:tr w:rsidR="00F806C4" w14:paraId="5C0F0EF8" w14:textId="77777777">
        <w:trPr>
          <w:trHeight w:val="208"/>
        </w:trPr>
        <w:tc>
          <w:tcPr>
            <w:tcW w:w="5036" w:type="dxa"/>
            <w:gridSpan w:val="2"/>
            <w:tcBorders>
              <w:top w:val="single" w:sz="4" w:space="0" w:color="000000"/>
              <w:left w:val="single" w:sz="4" w:space="0" w:color="000000"/>
              <w:bottom w:val="single" w:sz="4" w:space="0" w:color="000000"/>
              <w:right w:val="single" w:sz="4" w:space="0" w:color="000000"/>
            </w:tcBorders>
          </w:tcPr>
          <w:p w14:paraId="78E527AC" w14:textId="77777777" w:rsidR="00F806C4" w:rsidRDefault="00DA3EC3">
            <w:pPr>
              <w:pStyle w:val="TableParagraph"/>
              <w:spacing w:line="188" w:lineRule="exact"/>
              <w:ind w:left="161" w:right="154"/>
              <w:jc w:val="center"/>
              <w:rPr>
                <w:rFonts w:ascii="Arial" w:hAnsi="Arial"/>
                <w:b/>
                <w:sz w:val="18"/>
              </w:rPr>
            </w:pPr>
            <w:r>
              <w:rPr>
                <w:rFonts w:ascii="Arial" w:hAnsi="Arial"/>
                <w:b/>
                <w:spacing w:val="-4"/>
                <w:sz w:val="18"/>
              </w:rPr>
              <w:t>PLAN</w:t>
            </w:r>
          </w:p>
        </w:tc>
        <w:tc>
          <w:tcPr>
            <w:tcW w:w="3465" w:type="dxa"/>
            <w:tcBorders>
              <w:top w:val="single" w:sz="4" w:space="0" w:color="000000"/>
              <w:left w:val="single" w:sz="4" w:space="0" w:color="000000"/>
              <w:bottom w:val="single" w:sz="4" w:space="0" w:color="000000"/>
              <w:right w:val="single" w:sz="4" w:space="0" w:color="000000"/>
            </w:tcBorders>
          </w:tcPr>
          <w:p w14:paraId="0A2FE5ED" w14:textId="77777777" w:rsidR="00F806C4" w:rsidRDefault="00DA3EC3">
            <w:pPr>
              <w:pStyle w:val="TableParagraph"/>
              <w:spacing w:line="188" w:lineRule="exact"/>
              <w:ind w:left="108"/>
              <w:rPr>
                <w:rFonts w:ascii="Arial" w:hAnsi="Arial"/>
                <w:b/>
                <w:sz w:val="18"/>
              </w:rPr>
            </w:pPr>
            <w:r>
              <w:rPr>
                <w:rFonts w:ascii="Arial" w:hAnsi="Arial"/>
                <w:b/>
                <w:sz w:val="18"/>
              </w:rPr>
              <w:t>PAGO</w:t>
            </w:r>
            <w:r>
              <w:rPr>
                <w:rFonts w:ascii="Arial" w:hAnsi="Arial"/>
                <w:b/>
                <w:spacing w:val="-5"/>
                <w:sz w:val="18"/>
              </w:rPr>
              <w:t xml:space="preserve"> </w:t>
            </w:r>
            <w:r>
              <w:rPr>
                <w:rFonts w:ascii="Arial" w:hAnsi="Arial"/>
                <w:b/>
                <w:sz w:val="18"/>
              </w:rPr>
              <w:t>TOTAL</w:t>
            </w:r>
            <w:r>
              <w:rPr>
                <w:rFonts w:ascii="Arial" w:hAnsi="Arial"/>
                <w:b/>
                <w:spacing w:val="-3"/>
                <w:sz w:val="18"/>
              </w:rPr>
              <w:t xml:space="preserve"> </w:t>
            </w:r>
            <w:r>
              <w:rPr>
                <w:rFonts w:ascii="Arial" w:hAnsi="Arial"/>
                <w:b/>
                <w:sz w:val="18"/>
              </w:rPr>
              <w:t>INSTALACIÓN</w:t>
            </w:r>
            <w:r>
              <w:rPr>
                <w:rFonts w:ascii="Arial" w:hAnsi="Arial"/>
                <w:b/>
                <w:spacing w:val="-4"/>
                <w:sz w:val="18"/>
              </w:rPr>
              <w:t xml:space="preserve"> </w:t>
            </w:r>
            <w:r>
              <w:rPr>
                <w:rFonts w:ascii="Arial" w:hAnsi="Arial"/>
                <w:b/>
                <w:spacing w:val="-2"/>
                <w:sz w:val="18"/>
              </w:rPr>
              <w:t>INICIAL:</w:t>
            </w:r>
          </w:p>
        </w:tc>
        <w:tc>
          <w:tcPr>
            <w:tcW w:w="1570" w:type="dxa"/>
            <w:tcBorders>
              <w:top w:val="single" w:sz="4" w:space="0" w:color="000000"/>
              <w:left w:val="single" w:sz="4" w:space="0" w:color="000000"/>
              <w:bottom w:val="single" w:sz="4" w:space="0" w:color="000000"/>
              <w:right w:val="single" w:sz="4" w:space="0" w:color="000000"/>
            </w:tcBorders>
          </w:tcPr>
          <w:p w14:paraId="6A947310" w14:textId="77777777" w:rsidR="00F806C4" w:rsidRDefault="00F806C4">
            <w:pPr>
              <w:pStyle w:val="TableParagraph"/>
              <w:rPr>
                <w:rFonts w:ascii="Times New Roman" w:hAnsi="Times New Roman"/>
                <w:sz w:val="14"/>
              </w:rPr>
            </w:pPr>
          </w:p>
        </w:tc>
      </w:tr>
      <w:tr w:rsidR="00F806C4" w14:paraId="7100C439" w14:textId="77777777">
        <w:trPr>
          <w:trHeight w:val="205"/>
        </w:trPr>
        <w:tc>
          <w:tcPr>
            <w:tcW w:w="2972" w:type="dxa"/>
            <w:tcBorders>
              <w:top w:val="single" w:sz="4" w:space="0" w:color="000000"/>
              <w:left w:val="single" w:sz="4" w:space="0" w:color="000000"/>
              <w:bottom w:val="single" w:sz="4" w:space="0" w:color="000000"/>
              <w:right w:val="single" w:sz="4" w:space="0" w:color="000000"/>
            </w:tcBorders>
          </w:tcPr>
          <w:p w14:paraId="48BE17FC" w14:textId="77777777" w:rsidR="00F806C4" w:rsidRDefault="00DA3EC3">
            <w:pPr>
              <w:pStyle w:val="TableParagraph"/>
              <w:spacing w:line="186" w:lineRule="exact"/>
              <w:ind w:left="107"/>
              <w:rPr>
                <w:rFonts w:ascii="Arial" w:hAnsi="Arial"/>
                <w:b/>
                <w:sz w:val="18"/>
              </w:rPr>
            </w:pPr>
            <w:r>
              <w:rPr>
                <w:rFonts w:ascii="Arial" w:hAnsi="Arial"/>
                <w:b/>
                <w:spacing w:val="-2"/>
                <w:sz w:val="18"/>
              </w:rPr>
              <w:t>TIPO:</w:t>
            </w:r>
          </w:p>
        </w:tc>
        <w:tc>
          <w:tcPr>
            <w:tcW w:w="2064" w:type="dxa"/>
            <w:tcBorders>
              <w:top w:val="single" w:sz="4" w:space="0" w:color="000000"/>
              <w:left w:val="single" w:sz="4" w:space="0" w:color="000000"/>
              <w:bottom w:val="single" w:sz="4" w:space="0" w:color="000000"/>
              <w:right w:val="single" w:sz="4" w:space="0" w:color="000000"/>
            </w:tcBorders>
          </w:tcPr>
          <w:p w14:paraId="3FAAFADC" w14:textId="77777777" w:rsidR="00F806C4" w:rsidRDefault="00F806C4">
            <w:pPr>
              <w:pStyle w:val="TableParagraph"/>
              <w:rPr>
                <w:rFonts w:ascii="Times New Roman" w:hAnsi="Times New Roman"/>
                <w:sz w:val="14"/>
              </w:rPr>
            </w:pPr>
          </w:p>
        </w:tc>
        <w:tc>
          <w:tcPr>
            <w:tcW w:w="3465" w:type="dxa"/>
            <w:tcBorders>
              <w:top w:val="single" w:sz="4" w:space="0" w:color="000000"/>
              <w:left w:val="single" w:sz="4" w:space="0" w:color="000000"/>
              <w:bottom w:val="single" w:sz="4" w:space="0" w:color="000000"/>
              <w:right w:val="single" w:sz="4" w:space="0" w:color="000000"/>
            </w:tcBorders>
          </w:tcPr>
          <w:p w14:paraId="1D669B5F" w14:textId="77777777" w:rsidR="00F806C4" w:rsidRDefault="00DA3EC3">
            <w:pPr>
              <w:pStyle w:val="TableParagraph"/>
              <w:spacing w:line="186" w:lineRule="exact"/>
              <w:ind w:left="108"/>
              <w:rPr>
                <w:rFonts w:ascii="Arial" w:hAnsi="Arial"/>
                <w:b/>
                <w:sz w:val="18"/>
              </w:rPr>
            </w:pPr>
            <w:commentRangeStart w:id="1"/>
            <w:r>
              <w:rPr>
                <w:rFonts w:ascii="Arial" w:hAnsi="Arial"/>
                <w:b/>
                <w:sz w:val="18"/>
              </w:rPr>
              <w:t>PAGO</w:t>
            </w:r>
            <w:r>
              <w:rPr>
                <w:rFonts w:ascii="Arial" w:hAnsi="Arial"/>
                <w:b/>
                <w:spacing w:val="-4"/>
                <w:sz w:val="18"/>
              </w:rPr>
              <w:t xml:space="preserve"> </w:t>
            </w:r>
            <w:r>
              <w:rPr>
                <w:rFonts w:ascii="Arial" w:hAnsi="Arial"/>
                <w:b/>
                <w:sz w:val="18"/>
              </w:rPr>
              <w:t>TOTAL</w:t>
            </w:r>
            <w:r>
              <w:rPr>
                <w:rFonts w:ascii="Arial" w:hAnsi="Arial"/>
                <w:b/>
                <w:spacing w:val="-3"/>
                <w:sz w:val="18"/>
              </w:rPr>
              <w:t xml:space="preserve"> </w:t>
            </w:r>
            <w:r>
              <w:rPr>
                <w:rFonts w:ascii="Arial" w:hAnsi="Arial"/>
                <w:b/>
                <w:spacing w:val="-2"/>
                <w:sz w:val="18"/>
              </w:rPr>
              <w:t>MENSUAL:</w:t>
            </w:r>
            <w:commentRangeEnd w:id="1"/>
            <w:r w:rsidR="002219DB">
              <w:rPr>
                <w:rStyle w:val="Refdecomentario"/>
              </w:rPr>
              <w:commentReference w:id="1"/>
            </w:r>
          </w:p>
        </w:tc>
        <w:tc>
          <w:tcPr>
            <w:tcW w:w="1570" w:type="dxa"/>
            <w:tcBorders>
              <w:top w:val="single" w:sz="4" w:space="0" w:color="000000"/>
              <w:left w:val="single" w:sz="4" w:space="0" w:color="000000"/>
              <w:bottom w:val="single" w:sz="4" w:space="0" w:color="000000"/>
              <w:right w:val="single" w:sz="4" w:space="0" w:color="000000"/>
            </w:tcBorders>
          </w:tcPr>
          <w:p w14:paraId="04635000" w14:textId="77777777" w:rsidR="00F806C4" w:rsidRDefault="00F806C4">
            <w:pPr>
              <w:pStyle w:val="TableParagraph"/>
              <w:rPr>
                <w:rFonts w:ascii="Times New Roman" w:hAnsi="Times New Roman"/>
                <w:sz w:val="14"/>
              </w:rPr>
            </w:pPr>
          </w:p>
        </w:tc>
      </w:tr>
      <w:tr w:rsidR="00F806C4" w14:paraId="0F2264FE" w14:textId="77777777">
        <w:trPr>
          <w:trHeight w:val="208"/>
        </w:trPr>
        <w:tc>
          <w:tcPr>
            <w:tcW w:w="2972" w:type="dxa"/>
            <w:tcBorders>
              <w:top w:val="single" w:sz="4" w:space="0" w:color="000000"/>
              <w:left w:val="single" w:sz="4" w:space="0" w:color="000000"/>
              <w:bottom w:val="single" w:sz="4" w:space="0" w:color="000000"/>
              <w:right w:val="single" w:sz="4" w:space="0" w:color="000000"/>
            </w:tcBorders>
          </w:tcPr>
          <w:p w14:paraId="4574AFB3" w14:textId="77777777" w:rsidR="00F806C4" w:rsidRDefault="00DA3EC3">
            <w:pPr>
              <w:pStyle w:val="TableParagraph"/>
              <w:spacing w:line="188" w:lineRule="exact"/>
              <w:ind w:left="107"/>
              <w:rPr>
                <w:rFonts w:ascii="Arial" w:hAnsi="Arial"/>
                <w:b/>
                <w:sz w:val="18"/>
              </w:rPr>
            </w:pPr>
            <w:r>
              <w:rPr>
                <w:rFonts w:ascii="Arial" w:hAnsi="Arial"/>
                <w:b/>
                <w:sz w:val="18"/>
              </w:rPr>
              <w:t>NOMBRE</w:t>
            </w:r>
            <w:r>
              <w:rPr>
                <w:rFonts w:ascii="Arial" w:hAnsi="Arial"/>
                <w:b/>
                <w:spacing w:val="-3"/>
                <w:sz w:val="18"/>
              </w:rPr>
              <w:t xml:space="preserve"> </w:t>
            </w:r>
            <w:r>
              <w:rPr>
                <w:rFonts w:ascii="Arial" w:hAnsi="Arial"/>
                <w:b/>
                <w:sz w:val="18"/>
              </w:rPr>
              <w:t>DEL</w:t>
            </w:r>
            <w:r>
              <w:rPr>
                <w:rFonts w:ascii="Arial" w:hAnsi="Arial"/>
                <w:b/>
                <w:spacing w:val="-2"/>
                <w:sz w:val="18"/>
              </w:rPr>
              <w:t xml:space="preserve"> </w:t>
            </w:r>
            <w:r>
              <w:rPr>
                <w:rFonts w:ascii="Arial" w:hAnsi="Arial"/>
                <w:b/>
                <w:spacing w:val="-4"/>
                <w:sz w:val="18"/>
              </w:rPr>
              <w:t>PLAN:</w:t>
            </w:r>
          </w:p>
        </w:tc>
        <w:tc>
          <w:tcPr>
            <w:tcW w:w="2064" w:type="dxa"/>
            <w:tcBorders>
              <w:top w:val="single" w:sz="4" w:space="0" w:color="000000"/>
              <w:left w:val="single" w:sz="4" w:space="0" w:color="000000"/>
              <w:bottom w:val="single" w:sz="4" w:space="0" w:color="000000"/>
              <w:right w:val="single" w:sz="4" w:space="0" w:color="000000"/>
            </w:tcBorders>
          </w:tcPr>
          <w:p w14:paraId="28853C92" w14:textId="77777777" w:rsidR="00F806C4" w:rsidRDefault="00F806C4">
            <w:pPr>
              <w:pStyle w:val="TableParagraph"/>
              <w:rPr>
                <w:rFonts w:ascii="Times New Roman" w:hAnsi="Times New Roman"/>
                <w:sz w:val="14"/>
              </w:rPr>
            </w:pPr>
          </w:p>
        </w:tc>
        <w:tc>
          <w:tcPr>
            <w:tcW w:w="5035" w:type="dxa"/>
            <w:gridSpan w:val="2"/>
            <w:tcBorders>
              <w:top w:val="single" w:sz="4" w:space="0" w:color="000000"/>
              <w:left w:val="single" w:sz="4" w:space="0" w:color="000000"/>
              <w:bottom w:val="single" w:sz="4" w:space="0" w:color="000000"/>
              <w:right w:val="single" w:sz="4" w:space="0" w:color="000000"/>
            </w:tcBorders>
          </w:tcPr>
          <w:p w14:paraId="1A717F03" w14:textId="77777777" w:rsidR="00F806C4" w:rsidRDefault="00DA3EC3">
            <w:pPr>
              <w:pStyle w:val="TableParagraph"/>
              <w:spacing w:line="188" w:lineRule="exact"/>
              <w:ind w:left="756"/>
              <w:rPr>
                <w:rFonts w:ascii="Arial" w:hAnsi="Arial"/>
                <w:b/>
                <w:sz w:val="18"/>
              </w:rPr>
            </w:pPr>
            <w:r>
              <w:rPr>
                <w:rFonts w:ascii="Arial" w:hAnsi="Arial"/>
                <w:b/>
                <w:sz w:val="18"/>
              </w:rPr>
              <w:t>FORMA</w:t>
            </w:r>
            <w:r>
              <w:rPr>
                <w:rFonts w:ascii="Arial" w:hAnsi="Arial"/>
                <w:b/>
                <w:spacing w:val="-6"/>
                <w:sz w:val="18"/>
              </w:rPr>
              <w:t xml:space="preserve"> </w:t>
            </w:r>
            <w:r>
              <w:rPr>
                <w:rFonts w:ascii="Arial" w:hAnsi="Arial"/>
                <w:b/>
                <w:sz w:val="18"/>
              </w:rPr>
              <w:t>DE</w:t>
            </w:r>
            <w:r>
              <w:rPr>
                <w:rFonts w:ascii="Arial" w:hAnsi="Arial"/>
                <w:b/>
                <w:spacing w:val="-2"/>
                <w:sz w:val="18"/>
              </w:rPr>
              <w:t xml:space="preserve"> </w:t>
            </w:r>
            <w:r>
              <w:rPr>
                <w:rFonts w:ascii="Arial" w:hAnsi="Arial"/>
                <w:b/>
                <w:sz w:val="18"/>
              </w:rPr>
              <w:t>PAGO</w:t>
            </w:r>
            <w:r>
              <w:rPr>
                <w:rFonts w:ascii="Arial" w:hAnsi="Arial"/>
                <w:b/>
                <w:spacing w:val="-3"/>
                <w:sz w:val="18"/>
              </w:rPr>
              <w:t xml:space="preserve"> </w:t>
            </w:r>
            <w:r>
              <w:rPr>
                <w:rFonts w:ascii="Arial" w:hAnsi="Arial"/>
                <w:b/>
                <w:sz w:val="18"/>
              </w:rPr>
              <w:t>INSTALACIÓN</w:t>
            </w:r>
            <w:r>
              <w:rPr>
                <w:rFonts w:ascii="Arial" w:hAnsi="Arial"/>
                <w:b/>
                <w:spacing w:val="-3"/>
                <w:sz w:val="18"/>
              </w:rPr>
              <w:t xml:space="preserve"> </w:t>
            </w:r>
            <w:r>
              <w:rPr>
                <w:rFonts w:ascii="Arial" w:hAnsi="Arial"/>
                <w:b/>
                <w:spacing w:val="-2"/>
                <w:sz w:val="18"/>
              </w:rPr>
              <w:t>INICIAL</w:t>
            </w:r>
          </w:p>
        </w:tc>
      </w:tr>
      <w:tr w:rsidR="00F806C4" w14:paraId="537F9E21" w14:textId="77777777">
        <w:trPr>
          <w:trHeight w:val="205"/>
        </w:trPr>
        <w:tc>
          <w:tcPr>
            <w:tcW w:w="5036" w:type="dxa"/>
            <w:gridSpan w:val="2"/>
            <w:tcBorders>
              <w:top w:val="single" w:sz="4" w:space="0" w:color="000000"/>
              <w:left w:val="single" w:sz="4" w:space="0" w:color="000000"/>
              <w:bottom w:val="single" w:sz="4" w:space="0" w:color="000000"/>
              <w:right w:val="single" w:sz="4" w:space="0" w:color="000000"/>
            </w:tcBorders>
          </w:tcPr>
          <w:p w14:paraId="35892204" w14:textId="77777777" w:rsidR="00F806C4" w:rsidRDefault="00DA3EC3">
            <w:pPr>
              <w:pStyle w:val="TableParagraph"/>
              <w:spacing w:line="186" w:lineRule="exact"/>
              <w:ind w:left="1183"/>
              <w:rPr>
                <w:rFonts w:ascii="Arial" w:hAnsi="Arial"/>
                <w:b/>
                <w:sz w:val="18"/>
              </w:rPr>
            </w:pPr>
            <w:r>
              <w:rPr>
                <w:rFonts w:ascii="Arial" w:hAnsi="Arial"/>
                <w:b/>
                <w:sz w:val="18"/>
              </w:rPr>
              <w:t>CARÁCTERÍSTICAS</w:t>
            </w:r>
            <w:r>
              <w:rPr>
                <w:rFonts w:ascii="Arial" w:hAnsi="Arial"/>
                <w:b/>
                <w:spacing w:val="-7"/>
                <w:sz w:val="18"/>
              </w:rPr>
              <w:t xml:space="preserve"> </w:t>
            </w:r>
            <w:r>
              <w:rPr>
                <w:rFonts w:ascii="Arial" w:hAnsi="Arial"/>
                <w:b/>
                <w:sz w:val="18"/>
              </w:rPr>
              <w:t>DEL</w:t>
            </w:r>
            <w:r>
              <w:rPr>
                <w:rFonts w:ascii="Arial" w:hAnsi="Arial"/>
                <w:b/>
                <w:spacing w:val="-6"/>
                <w:sz w:val="18"/>
              </w:rPr>
              <w:t xml:space="preserve"> </w:t>
            </w:r>
            <w:r>
              <w:rPr>
                <w:rFonts w:ascii="Arial" w:hAnsi="Arial"/>
                <w:b/>
                <w:spacing w:val="-4"/>
                <w:sz w:val="18"/>
              </w:rPr>
              <w:t>PLAN</w:t>
            </w:r>
          </w:p>
        </w:tc>
        <w:tc>
          <w:tcPr>
            <w:tcW w:w="3465" w:type="dxa"/>
            <w:tcBorders>
              <w:top w:val="single" w:sz="4" w:space="0" w:color="000000"/>
              <w:left w:val="single" w:sz="4" w:space="0" w:color="000000"/>
              <w:bottom w:val="single" w:sz="4" w:space="0" w:color="000000"/>
              <w:right w:val="single" w:sz="4" w:space="0" w:color="000000"/>
            </w:tcBorders>
          </w:tcPr>
          <w:p w14:paraId="68EAC0B4" w14:textId="77777777" w:rsidR="00F806C4" w:rsidRDefault="00DA3EC3">
            <w:pPr>
              <w:pStyle w:val="TableParagraph"/>
              <w:spacing w:line="186" w:lineRule="exact"/>
              <w:ind w:left="108"/>
              <w:rPr>
                <w:sz w:val="18"/>
              </w:rPr>
            </w:pPr>
            <w:r>
              <w:rPr>
                <w:spacing w:val="-2"/>
                <w:sz w:val="18"/>
              </w:rPr>
              <w:t>EFECTIVO</w:t>
            </w:r>
          </w:p>
        </w:tc>
        <w:tc>
          <w:tcPr>
            <w:tcW w:w="1570" w:type="dxa"/>
            <w:tcBorders>
              <w:top w:val="single" w:sz="4" w:space="0" w:color="000000"/>
              <w:left w:val="single" w:sz="4" w:space="0" w:color="000000"/>
              <w:bottom w:val="single" w:sz="4" w:space="0" w:color="000000"/>
              <w:right w:val="single" w:sz="4" w:space="0" w:color="000000"/>
            </w:tcBorders>
          </w:tcPr>
          <w:p w14:paraId="10EF9DA6" w14:textId="77777777" w:rsidR="00F806C4" w:rsidRDefault="00F806C4">
            <w:pPr>
              <w:pStyle w:val="TableParagraph"/>
              <w:rPr>
                <w:rFonts w:ascii="Times New Roman" w:hAnsi="Times New Roman"/>
                <w:sz w:val="14"/>
              </w:rPr>
            </w:pPr>
          </w:p>
        </w:tc>
      </w:tr>
      <w:tr w:rsidR="00F806C4" w14:paraId="57E6EA9F" w14:textId="77777777">
        <w:trPr>
          <w:trHeight w:val="205"/>
        </w:trPr>
        <w:tc>
          <w:tcPr>
            <w:tcW w:w="5036" w:type="dxa"/>
            <w:gridSpan w:val="2"/>
            <w:tcBorders>
              <w:top w:val="single" w:sz="4" w:space="0" w:color="000000"/>
              <w:left w:val="single" w:sz="4" w:space="0" w:color="000000"/>
              <w:bottom w:val="single" w:sz="4" w:space="0" w:color="000000"/>
              <w:right w:val="single" w:sz="4" w:space="0" w:color="000000"/>
            </w:tcBorders>
          </w:tcPr>
          <w:p w14:paraId="61E23400" w14:textId="77777777" w:rsidR="00F806C4" w:rsidRDefault="00F806C4">
            <w:pPr>
              <w:pStyle w:val="TableParagraph"/>
              <w:rPr>
                <w:rFonts w:ascii="Times New Roman" w:hAnsi="Times New Roman"/>
                <w:sz w:val="14"/>
              </w:rPr>
            </w:pPr>
          </w:p>
        </w:tc>
        <w:tc>
          <w:tcPr>
            <w:tcW w:w="3465" w:type="dxa"/>
            <w:tcBorders>
              <w:top w:val="single" w:sz="4" w:space="0" w:color="000000"/>
              <w:left w:val="single" w:sz="4" w:space="0" w:color="000000"/>
              <w:bottom w:val="single" w:sz="4" w:space="0" w:color="000000"/>
              <w:right w:val="single" w:sz="4" w:space="0" w:color="000000"/>
            </w:tcBorders>
          </w:tcPr>
          <w:p w14:paraId="3DF1BFF0" w14:textId="77777777" w:rsidR="00F806C4" w:rsidRDefault="00DA3EC3">
            <w:pPr>
              <w:pStyle w:val="TableParagraph"/>
              <w:spacing w:line="186" w:lineRule="exact"/>
              <w:ind w:left="108"/>
              <w:rPr>
                <w:sz w:val="18"/>
              </w:rPr>
            </w:pPr>
            <w:r>
              <w:rPr>
                <w:sz w:val="18"/>
              </w:rPr>
              <w:t>TARJETA</w:t>
            </w:r>
            <w:r>
              <w:rPr>
                <w:spacing w:val="-3"/>
                <w:sz w:val="18"/>
              </w:rPr>
              <w:t xml:space="preserve"> </w:t>
            </w:r>
            <w:r>
              <w:rPr>
                <w:sz w:val="18"/>
              </w:rPr>
              <w:t>DÉBITO</w:t>
            </w:r>
            <w:r>
              <w:rPr>
                <w:spacing w:val="-3"/>
                <w:sz w:val="18"/>
              </w:rPr>
              <w:t xml:space="preserve"> </w:t>
            </w:r>
            <w:r>
              <w:rPr>
                <w:sz w:val="18"/>
              </w:rPr>
              <w:t>PAGO</w:t>
            </w:r>
            <w:r>
              <w:rPr>
                <w:spacing w:val="-3"/>
                <w:sz w:val="18"/>
              </w:rPr>
              <w:t xml:space="preserve"> </w:t>
            </w:r>
            <w:r>
              <w:rPr>
                <w:spacing w:val="-2"/>
                <w:sz w:val="18"/>
              </w:rPr>
              <w:t>ÚNICO</w:t>
            </w:r>
          </w:p>
        </w:tc>
        <w:tc>
          <w:tcPr>
            <w:tcW w:w="1570" w:type="dxa"/>
            <w:tcBorders>
              <w:top w:val="single" w:sz="4" w:space="0" w:color="000000"/>
              <w:left w:val="single" w:sz="4" w:space="0" w:color="000000"/>
              <w:bottom w:val="single" w:sz="4" w:space="0" w:color="000000"/>
              <w:right w:val="single" w:sz="4" w:space="0" w:color="000000"/>
            </w:tcBorders>
          </w:tcPr>
          <w:p w14:paraId="7E5D2F27" w14:textId="77777777" w:rsidR="00F806C4" w:rsidRDefault="00F806C4">
            <w:pPr>
              <w:pStyle w:val="TableParagraph"/>
              <w:rPr>
                <w:rFonts w:ascii="Times New Roman" w:hAnsi="Times New Roman"/>
                <w:sz w:val="14"/>
              </w:rPr>
            </w:pPr>
          </w:p>
        </w:tc>
      </w:tr>
      <w:tr w:rsidR="00F806C4" w14:paraId="1F34BA22" w14:textId="77777777">
        <w:trPr>
          <w:trHeight w:val="208"/>
        </w:trPr>
        <w:tc>
          <w:tcPr>
            <w:tcW w:w="2972" w:type="dxa"/>
            <w:tcBorders>
              <w:top w:val="single" w:sz="4" w:space="0" w:color="000000"/>
              <w:left w:val="single" w:sz="4" w:space="0" w:color="000000"/>
              <w:bottom w:val="single" w:sz="4" w:space="0" w:color="000000"/>
              <w:right w:val="single" w:sz="4" w:space="0" w:color="000000"/>
            </w:tcBorders>
          </w:tcPr>
          <w:p w14:paraId="50C3AE8D" w14:textId="77777777" w:rsidR="00F806C4" w:rsidRDefault="00DA3EC3">
            <w:pPr>
              <w:pStyle w:val="TableParagraph"/>
              <w:spacing w:before="1" w:line="187" w:lineRule="exact"/>
              <w:ind w:left="107"/>
              <w:rPr>
                <w:sz w:val="18"/>
              </w:rPr>
            </w:pPr>
            <w:proofErr w:type="spellStart"/>
            <w:r>
              <w:rPr>
                <w:sz w:val="18"/>
              </w:rPr>
              <w:t>MBps</w:t>
            </w:r>
            <w:proofErr w:type="spellEnd"/>
            <w:r>
              <w:rPr>
                <w:spacing w:val="-8"/>
                <w:sz w:val="18"/>
              </w:rPr>
              <w:t xml:space="preserve"> </w:t>
            </w:r>
            <w:r>
              <w:rPr>
                <w:sz w:val="18"/>
              </w:rPr>
              <w:t>recepción</w:t>
            </w:r>
            <w:r>
              <w:rPr>
                <w:spacing w:val="-9"/>
                <w:sz w:val="18"/>
              </w:rPr>
              <w:t xml:space="preserve"> </w:t>
            </w:r>
            <w:r>
              <w:rPr>
                <w:sz w:val="18"/>
              </w:rPr>
              <w:t>de</w:t>
            </w:r>
            <w:r>
              <w:rPr>
                <w:spacing w:val="-8"/>
                <w:sz w:val="18"/>
              </w:rPr>
              <w:t xml:space="preserve"> </w:t>
            </w:r>
            <w:r>
              <w:rPr>
                <w:spacing w:val="-2"/>
                <w:sz w:val="18"/>
              </w:rPr>
              <w:t>información:</w:t>
            </w:r>
          </w:p>
        </w:tc>
        <w:tc>
          <w:tcPr>
            <w:tcW w:w="2064" w:type="dxa"/>
            <w:tcBorders>
              <w:top w:val="single" w:sz="4" w:space="0" w:color="000000"/>
              <w:left w:val="single" w:sz="4" w:space="0" w:color="000000"/>
              <w:bottom w:val="single" w:sz="4" w:space="0" w:color="000000"/>
              <w:right w:val="single" w:sz="4" w:space="0" w:color="000000"/>
            </w:tcBorders>
          </w:tcPr>
          <w:p w14:paraId="7E0C3A6D" w14:textId="77777777" w:rsidR="00F806C4" w:rsidRDefault="00F806C4">
            <w:pPr>
              <w:pStyle w:val="TableParagraph"/>
              <w:rPr>
                <w:rFonts w:ascii="Times New Roman" w:hAnsi="Times New Roman"/>
                <w:sz w:val="14"/>
              </w:rPr>
            </w:pPr>
          </w:p>
        </w:tc>
        <w:tc>
          <w:tcPr>
            <w:tcW w:w="3465" w:type="dxa"/>
            <w:tcBorders>
              <w:top w:val="single" w:sz="4" w:space="0" w:color="000000"/>
              <w:left w:val="single" w:sz="4" w:space="0" w:color="000000"/>
              <w:bottom w:val="single" w:sz="4" w:space="0" w:color="000000"/>
              <w:right w:val="single" w:sz="4" w:space="0" w:color="000000"/>
            </w:tcBorders>
          </w:tcPr>
          <w:p w14:paraId="362A5452" w14:textId="77777777" w:rsidR="00F806C4" w:rsidRDefault="00DA3EC3">
            <w:pPr>
              <w:pStyle w:val="TableParagraph"/>
              <w:spacing w:before="1" w:line="187" w:lineRule="exact"/>
              <w:ind w:left="108"/>
              <w:rPr>
                <w:sz w:val="18"/>
              </w:rPr>
            </w:pPr>
            <w:r>
              <w:rPr>
                <w:sz w:val="18"/>
              </w:rPr>
              <w:t>TARJETA</w:t>
            </w:r>
            <w:r>
              <w:rPr>
                <w:spacing w:val="-5"/>
                <w:sz w:val="18"/>
              </w:rPr>
              <w:t xml:space="preserve"> </w:t>
            </w:r>
            <w:r>
              <w:rPr>
                <w:sz w:val="18"/>
              </w:rPr>
              <w:t>CRÉDITO</w:t>
            </w:r>
            <w:r>
              <w:rPr>
                <w:spacing w:val="-5"/>
                <w:sz w:val="18"/>
              </w:rPr>
              <w:t xml:space="preserve"> </w:t>
            </w:r>
            <w:r>
              <w:rPr>
                <w:sz w:val="18"/>
              </w:rPr>
              <w:t>PAGO</w:t>
            </w:r>
            <w:r>
              <w:rPr>
                <w:spacing w:val="-5"/>
                <w:sz w:val="18"/>
              </w:rPr>
              <w:t xml:space="preserve"> </w:t>
            </w:r>
            <w:r>
              <w:rPr>
                <w:spacing w:val="-2"/>
                <w:sz w:val="18"/>
              </w:rPr>
              <w:t>ÚNICO</w:t>
            </w:r>
          </w:p>
        </w:tc>
        <w:tc>
          <w:tcPr>
            <w:tcW w:w="1570" w:type="dxa"/>
            <w:tcBorders>
              <w:top w:val="single" w:sz="4" w:space="0" w:color="000000"/>
              <w:left w:val="single" w:sz="4" w:space="0" w:color="000000"/>
              <w:bottom w:val="single" w:sz="4" w:space="0" w:color="000000"/>
              <w:right w:val="single" w:sz="4" w:space="0" w:color="000000"/>
            </w:tcBorders>
          </w:tcPr>
          <w:p w14:paraId="10F196D9" w14:textId="77777777" w:rsidR="00F806C4" w:rsidRDefault="00F806C4">
            <w:pPr>
              <w:pStyle w:val="TableParagraph"/>
              <w:rPr>
                <w:rFonts w:ascii="Times New Roman" w:hAnsi="Times New Roman"/>
                <w:sz w:val="14"/>
              </w:rPr>
            </w:pPr>
          </w:p>
        </w:tc>
      </w:tr>
      <w:tr w:rsidR="00F806C4" w14:paraId="7B21D602" w14:textId="77777777">
        <w:trPr>
          <w:trHeight w:val="206"/>
        </w:trPr>
        <w:tc>
          <w:tcPr>
            <w:tcW w:w="2972" w:type="dxa"/>
            <w:tcBorders>
              <w:top w:val="single" w:sz="4" w:space="0" w:color="000000"/>
              <w:left w:val="single" w:sz="4" w:space="0" w:color="000000"/>
              <w:bottom w:val="single" w:sz="4" w:space="0" w:color="000000"/>
              <w:right w:val="single" w:sz="4" w:space="0" w:color="000000"/>
            </w:tcBorders>
          </w:tcPr>
          <w:p w14:paraId="44D55FC7" w14:textId="77777777" w:rsidR="00F806C4" w:rsidRDefault="00DA3EC3">
            <w:pPr>
              <w:pStyle w:val="TableParagraph"/>
              <w:spacing w:line="186" w:lineRule="exact"/>
              <w:ind w:left="107"/>
              <w:rPr>
                <w:sz w:val="18"/>
              </w:rPr>
            </w:pPr>
            <w:proofErr w:type="spellStart"/>
            <w:r>
              <w:rPr>
                <w:sz w:val="18"/>
              </w:rPr>
              <w:t>MBps</w:t>
            </w:r>
            <w:proofErr w:type="spellEnd"/>
            <w:r>
              <w:rPr>
                <w:spacing w:val="-9"/>
                <w:sz w:val="18"/>
              </w:rPr>
              <w:t xml:space="preserve"> </w:t>
            </w:r>
            <w:r>
              <w:rPr>
                <w:sz w:val="18"/>
              </w:rPr>
              <w:t>transmisión</w:t>
            </w:r>
            <w:r>
              <w:rPr>
                <w:spacing w:val="-9"/>
                <w:sz w:val="18"/>
              </w:rPr>
              <w:t xml:space="preserve"> </w:t>
            </w:r>
            <w:r>
              <w:rPr>
                <w:sz w:val="18"/>
              </w:rPr>
              <w:t>de</w:t>
            </w:r>
            <w:r>
              <w:rPr>
                <w:spacing w:val="-9"/>
                <w:sz w:val="18"/>
              </w:rPr>
              <w:t xml:space="preserve"> </w:t>
            </w:r>
            <w:r>
              <w:rPr>
                <w:spacing w:val="-2"/>
                <w:sz w:val="18"/>
              </w:rPr>
              <w:t>información:</w:t>
            </w:r>
          </w:p>
        </w:tc>
        <w:tc>
          <w:tcPr>
            <w:tcW w:w="2064" w:type="dxa"/>
            <w:tcBorders>
              <w:top w:val="single" w:sz="4" w:space="0" w:color="000000"/>
              <w:left w:val="single" w:sz="4" w:space="0" w:color="000000"/>
              <w:bottom w:val="single" w:sz="4" w:space="0" w:color="000000"/>
              <w:right w:val="single" w:sz="4" w:space="0" w:color="000000"/>
            </w:tcBorders>
          </w:tcPr>
          <w:p w14:paraId="48C81C53" w14:textId="77777777" w:rsidR="00F806C4" w:rsidRDefault="00F806C4">
            <w:pPr>
              <w:pStyle w:val="TableParagraph"/>
              <w:rPr>
                <w:rFonts w:ascii="Times New Roman" w:hAnsi="Times New Roman"/>
                <w:sz w:val="14"/>
              </w:rPr>
            </w:pPr>
          </w:p>
        </w:tc>
        <w:tc>
          <w:tcPr>
            <w:tcW w:w="5035" w:type="dxa"/>
            <w:gridSpan w:val="2"/>
            <w:tcBorders>
              <w:top w:val="single" w:sz="4" w:space="0" w:color="000000"/>
              <w:left w:val="single" w:sz="4" w:space="0" w:color="000000"/>
              <w:bottom w:val="single" w:sz="4" w:space="0" w:color="000000"/>
              <w:right w:val="single" w:sz="4" w:space="0" w:color="000000"/>
            </w:tcBorders>
          </w:tcPr>
          <w:p w14:paraId="3FF37D7C" w14:textId="77777777" w:rsidR="00F806C4" w:rsidRDefault="00DA3EC3">
            <w:pPr>
              <w:pStyle w:val="TableParagraph"/>
              <w:spacing w:line="186" w:lineRule="exact"/>
              <w:ind w:left="108"/>
              <w:rPr>
                <w:rFonts w:ascii="Arial" w:hAnsi="Arial"/>
                <w:b/>
                <w:sz w:val="18"/>
              </w:rPr>
            </w:pPr>
            <w:r>
              <w:rPr>
                <w:rFonts w:ascii="Arial" w:hAnsi="Arial"/>
                <w:b/>
                <w:sz w:val="18"/>
              </w:rPr>
              <w:t>TARJETA</w:t>
            </w:r>
            <w:r>
              <w:rPr>
                <w:rFonts w:ascii="Arial" w:hAnsi="Arial"/>
                <w:b/>
                <w:spacing w:val="-7"/>
                <w:sz w:val="18"/>
              </w:rPr>
              <w:t xml:space="preserve"> </w:t>
            </w:r>
            <w:r>
              <w:rPr>
                <w:rFonts w:ascii="Arial" w:hAnsi="Arial"/>
                <w:b/>
                <w:sz w:val="18"/>
              </w:rPr>
              <w:t>CRÉDITO</w:t>
            </w:r>
            <w:r>
              <w:rPr>
                <w:rFonts w:ascii="Arial" w:hAnsi="Arial"/>
                <w:b/>
                <w:spacing w:val="-3"/>
                <w:sz w:val="18"/>
              </w:rPr>
              <w:t xml:space="preserve"> </w:t>
            </w:r>
            <w:r>
              <w:rPr>
                <w:rFonts w:ascii="Arial" w:hAnsi="Arial"/>
                <w:b/>
                <w:sz w:val="18"/>
              </w:rPr>
              <w:t>MESES</w:t>
            </w:r>
            <w:r>
              <w:rPr>
                <w:rFonts w:ascii="Arial" w:hAnsi="Arial"/>
                <w:b/>
                <w:spacing w:val="-1"/>
                <w:sz w:val="18"/>
              </w:rPr>
              <w:t xml:space="preserve"> </w:t>
            </w:r>
            <w:r>
              <w:rPr>
                <w:rFonts w:ascii="Arial" w:hAnsi="Arial"/>
                <w:b/>
                <w:sz w:val="18"/>
              </w:rPr>
              <w:t>SIN</w:t>
            </w:r>
            <w:r>
              <w:rPr>
                <w:rFonts w:ascii="Arial" w:hAnsi="Arial"/>
                <w:b/>
                <w:spacing w:val="-3"/>
                <w:sz w:val="18"/>
              </w:rPr>
              <w:t xml:space="preserve"> </w:t>
            </w:r>
            <w:r>
              <w:rPr>
                <w:rFonts w:ascii="Arial" w:hAnsi="Arial"/>
                <w:b/>
                <w:spacing w:val="-2"/>
                <w:sz w:val="18"/>
              </w:rPr>
              <w:t>INTERESES</w:t>
            </w:r>
          </w:p>
        </w:tc>
      </w:tr>
      <w:tr w:rsidR="00F806C4" w14:paraId="14B4B19A" w14:textId="77777777">
        <w:trPr>
          <w:trHeight w:val="208"/>
        </w:trPr>
        <w:tc>
          <w:tcPr>
            <w:tcW w:w="5036" w:type="dxa"/>
            <w:gridSpan w:val="2"/>
            <w:vMerge w:val="restart"/>
            <w:tcBorders>
              <w:top w:val="single" w:sz="4" w:space="0" w:color="000000"/>
              <w:left w:val="single" w:sz="4" w:space="0" w:color="000000"/>
              <w:bottom w:val="single" w:sz="4" w:space="0" w:color="000000"/>
              <w:right w:val="single" w:sz="4" w:space="0" w:color="000000"/>
            </w:tcBorders>
          </w:tcPr>
          <w:p w14:paraId="5C1C145E" w14:textId="77777777" w:rsidR="00F806C4" w:rsidRDefault="00DA3EC3">
            <w:pPr>
              <w:pStyle w:val="TableParagraph"/>
              <w:spacing w:before="203"/>
              <w:ind w:left="161" w:right="153"/>
              <w:jc w:val="center"/>
              <w:rPr>
                <w:rFonts w:ascii="Arial" w:hAnsi="Arial"/>
                <w:b/>
                <w:sz w:val="18"/>
              </w:rPr>
            </w:pPr>
            <w:r>
              <w:rPr>
                <w:rFonts w:ascii="Arial" w:hAnsi="Arial"/>
                <w:b/>
                <w:sz w:val="18"/>
              </w:rPr>
              <w:t>El</w:t>
            </w:r>
            <w:r>
              <w:rPr>
                <w:rFonts w:ascii="Arial" w:hAnsi="Arial"/>
                <w:b/>
                <w:spacing w:val="-4"/>
                <w:sz w:val="18"/>
              </w:rPr>
              <w:t xml:space="preserve"> </w:t>
            </w:r>
            <w:r>
              <w:rPr>
                <w:rFonts w:ascii="Arial" w:hAnsi="Arial"/>
                <w:b/>
                <w:sz w:val="18"/>
              </w:rPr>
              <w:t>ancho</w:t>
            </w:r>
            <w:r>
              <w:rPr>
                <w:rFonts w:ascii="Arial" w:hAnsi="Arial"/>
                <w:b/>
                <w:spacing w:val="-6"/>
                <w:sz w:val="18"/>
              </w:rPr>
              <w:t xml:space="preserve"> </w:t>
            </w:r>
            <w:r>
              <w:rPr>
                <w:rFonts w:ascii="Arial" w:hAnsi="Arial"/>
                <w:b/>
                <w:sz w:val="18"/>
              </w:rPr>
              <w:t>de</w:t>
            </w:r>
            <w:r>
              <w:rPr>
                <w:rFonts w:ascii="Arial" w:hAnsi="Arial"/>
                <w:b/>
                <w:spacing w:val="-4"/>
                <w:sz w:val="18"/>
              </w:rPr>
              <w:t xml:space="preserve"> </w:t>
            </w:r>
            <w:r>
              <w:rPr>
                <w:rFonts w:ascii="Arial" w:hAnsi="Arial"/>
                <w:b/>
                <w:sz w:val="18"/>
              </w:rPr>
              <w:t>banda</w:t>
            </w:r>
            <w:r>
              <w:rPr>
                <w:rFonts w:ascii="Arial" w:hAnsi="Arial"/>
                <w:b/>
                <w:spacing w:val="-6"/>
                <w:sz w:val="18"/>
              </w:rPr>
              <w:t xml:space="preserve"> </w:t>
            </w:r>
            <w:r>
              <w:rPr>
                <w:rFonts w:ascii="Arial" w:hAnsi="Arial"/>
                <w:b/>
                <w:sz w:val="18"/>
              </w:rPr>
              <w:t>o</w:t>
            </w:r>
            <w:r>
              <w:rPr>
                <w:rFonts w:ascii="Arial" w:hAnsi="Arial"/>
                <w:b/>
                <w:spacing w:val="-4"/>
                <w:sz w:val="18"/>
              </w:rPr>
              <w:t xml:space="preserve"> </w:t>
            </w:r>
            <w:proofErr w:type="spellStart"/>
            <w:r>
              <w:rPr>
                <w:rFonts w:ascii="Arial" w:hAnsi="Arial"/>
                <w:b/>
                <w:sz w:val="18"/>
              </w:rPr>
              <w:t>MBps</w:t>
            </w:r>
            <w:proofErr w:type="spellEnd"/>
            <w:r>
              <w:rPr>
                <w:rFonts w:ascii="Arial" w:hAnsi="Arial"/>
                <w:b/>
                <w:sz w:val="18"/>
              </w:rPr>
              <w:t>,</w:t>
            </w:r>
            <w:r>
              <w:rPr>
                <w:rFonts w:ascii="Arial" w:hAnsi="Arial"/>
                <w:b/>
                <w:spacing w:val="-6"/>
                <w:sz w:val="18"/>
              </w:rPr>
              <w:t xml:space="preserve"> </w:t>
            </w:r>
            <w:r>
              <w:rPr>
                <w:rFonts w:ascii="Arial" w:hAnsi="Arial"/>
                <w:b/>
                <w:sz w:val="18"/>
              </w:rPr>
              <w:t>contratado</w:t>
            </w:r>
            <w:r>
              <w:rPr>
                <w:rFonts w:ascii="Arial" w:hAnsi="Arial"/>
                <w:b/>
                <w:spacing w:val="-6"/>
                <w:sz w:val="18"/>
              </w:rPr>
              <w:t xml:space="preserve"> </w:t>
            </w:r>
            <w:r>
              <w:rPr>
                <w:rFonts w:ascii="Arial" w:hAnsi="Arial"/>
                <w:b/>
                <w:sz w:val="18"/>
              </w:rPr>
              <w:t>se</w:t>
            </w:r>
            <w:r>
              <w:rPr>
                <w:rFonts w:ascii="Arial" w:hAnsi="Arial"/>
                <w:b/>
                <w:spacing w:val="-4"/>
                <w:sz w:val="18"/>
              </w:rPr>
              <w:t xml:space="preserve"> </w:t>
            </w:r>
            <w:r>
              <w:rPr>
                <w:rFonts w:ascii="Arial" w:hAnsi="Arial"/>
                <w:b/>
                <w:sz w:val="18"/>
              </w:rPr>
              <w:t>repartirá entre</w:t>
            </w:r>
            <w:r>
              <w:rPr>
                <w:rFonts w:ascii="Arial" w:hAnsi="Arial"/>
                <w:b/>
                <w:spacing w:val="-2"/>
                <w:sz w:val="18"/>
              </w:rPr>
              <w:t xml:space="preserve"> </w:t>
            </w:r>
            <w:r>
              <w:rPr>
                <w:rFonts w:ascii="Arial" w:hAnsi="Arial"/>
                <w:b/>
                <w:sz w:val="18"/>
              </w:rPr>
              <w:t>los</w:t>
            </w:r>
            <w:r>
              <w:rPr>
                <w:rFonts w:ascii="Arial" w:hAnsi="Arial"/>
                <w:b/>
                <w:spacing w:val="-4"/>
                <w:sz w:val="18"/>
              </w:rPr>
              <w:t xml:space="preserve"> </w:t>
            </w:r>
            <w:r>
              <w:rPr>
                <w:rFonts w:ascii="Arial" w:hAnsi="Arial"/>
                <w:b/>
                <w:sz w:val="18"/>
              </w:rPr>
              <w:t>aparatos</w:t>
            </w:r>
            <w:r>
              <w:rPr>
                <w:rFonts w:ascii="Arial" w:hAnsi="Arial"/>
                <w:b/>
                <w:spacing w:val="-2"/>
                <w:sz w:val="18"/>
              </w:rPr>
              <w:t xml:space="preserve"> </w:t>
            </w:r>
            <w:r>
              <w:rPr>
                <w:rFonts w:ascii="Arial" w:hAnsi="Arial"/>
                <w:b/>
                <w:sz w:val="18"/>
              </w:rPr>
              <w:t>conectados</w:t>
            </w:r>
            <w:r>
              <w:rPr>
                <w:rFonts w:ascii="Arial" w:hAnsi="Arial"/>
                <w:b/>
                <w:spacing w:val="-2"/>
                <w:sz w:val="18"/>
              </w:rPr>
              <w:t xml:space="preserve"> </w:t>
            </w:r>
            <w:proofErr w:type="spellStart"/>
            <w:r>
              <w:rPr>
                <w:rFonts w:ascii="Arial" w:hAnsi="Arial"/>
                <w:b/>
                <w:sz w:val="18"/>
              </w:rPr>
              <w:t>simultaneamente</w:t>
            </w:r>
            <w:proofErr w:type="spellEnd"/>
            <w:r>
              <w:rPr>
                <w:rFonts w:ascii="Arial" w:hAnsi="Arial"/>
                <w:b/>
                <w:spacing w:val="-1"/>
                <w:sz w:val="18"/>
              </w:rPr>
              <w:t xml:space="preserve"> </w:t>
            </w:r>
            <w:r>
              <w:rPr>
                <w:rFonts w:ascii="Arial" w:hAnsi="Arial"/>
                <w:b/>
                <w:sz w:val="18"/>
              </w:rPr>
              <w:t xml:space="preserve">al </w:t>
            </w:r>
            <w:proofErr w:type="spellStart"/>
            <w:r>
              <w:rPr>
                <w:rFonts w:ascii="Arial" w:hAnsi="Arial"/>
                <w:b/>
                <w:spacing w:val="-2"/>
                <w:sz w:val="18"/>
              </w:rPr>
              <w:t>ruteador</w:t>
            </w:r>
            <w:proofErr w:type="spellEnd"/>
            <w:r>
              <w:rPr>
                <w:rFonts w:ascii="Arial" w:hAnsi="Arial"/>
                <w:b/>
                <w:spacing w:val="-2"/>
                <w:sz w:val="18"/>
              </w:rPr>
              <w:t>.</w:t>
            </w:r>
          </w:p>
          <w:p w14:paraId="3C464DEA" w14:textId="77777777" w:rsidR="00F806C4" w:rsidRDefault="00F806C4">
            <w:pPr>
              <w:pStyle w:val="TableParagraph"/>
              <w:rPr>
                <w:rFonts w:ascii="Times New Roman" w:hAnsi="Times New Roman"/>
                <w:sz w:val="18"/>
              </w:rPr>
            </w:pPr>
          </w:p>
          <w:p w14:paraId="7027D5D5" w14:textId="77777777" w:rsidR="00F806C4" w:rsidRDefault="00F806C4">
            <w:pPr>
              <w:pStyle w:val="TableParagraph"/>
              <w:rPr>
                <w:rFonts w:ascii="Times New Roman" w:hAnsi="Times New Roman"/>
                <w:sz w:val="18"/>
              </w:rPr>
            </w:pPr>
          </w:p>
          <w:p w14:paraId="434345B0" w14:textId="77777777" w:rsidR="00F806C4" w:rsidRDefault="00F806C4">
            <w:pPr>
              <w:pStyle w:val="TableParagraph"/>
              <w:spacing w:before="4"/>
              <w:rPr>
                <w:rFonts w:ascii="Times New Roman" w:hAnsi="Times New Roman"/>
                <w:sz w:val="18"/>
              </w:rPr>
            </w:pPr>
          </w:p>
          <w:p w14:paraId="06D54DC7" w14:textId="77777777" w:rsidR="00F806C4" w:rsidRDefault="00DA3EC3" w:rsidP="005B59B8">
            <w:pPr>
              <w:pStyle w:val="TableParagraph"/>
              <w:ind w:left="206" w:right="153"/>
              <w:jc w:val="center"/>
              <w:rPr>
                <w:sz w:val="18"/>
              </w:rPr>
            </w:pPr>
            <w:r>
              <w:rPr>
                <w:sz w:val="18"/>
              </w:rPr>
              <w:t>Cantidad</w:t>
            </w:r>
            <w:r>
              <w:rPr>
                <w:spacing w:val="-5"/>
                <w:sz w:val="18"/>
              </w:rPr>
              <w:t xml:space="preserve"> </w:t>
            </w:r>
            <w:r>
              <w:rPr>
                <w:sz w:val="18"/>
              </w:rPr>
              <w:t>de</w:t>
            </w:r>
            <w:r>
              <w:rPr>
                <w:spacing w:val="-6"/>
                <w:sz w:val="18"/>
              </w:rPr>
              <w:t xml:space="preserve"> </w:t>
            </w:r>
            <w:r>
              <w:rPr>
                <w:sz w:val="18"/>
              </w:rPr>
              <w:t>equipos:</w:t>
            </w:r>
            <w:r>
              <w:rPr>
                <w:spacing w:val="42"/>
                <w:sz w:val="18"/>
                <w:u w:val="single"/>
              </w:rPr>
              <w:t xml:space="preserve"> </w:t>
            </w:r>
            <w:del w:id="2" w:author="ARAMC" w:date="2026-01-16T17:52:00Z">
              <w:r w:rsidDel="005B59B8">
                <w:rPr>
                  <w:spacing w:val="42"/>
                  <w:sz w:val="18"/>
                  <w:u w:val="single"/>
                </w:rPr>
                <w:delText>1</w:delText>
              </w:r>
            </w:del>
            <w:ins w:id="3" w:author="ARAMC" w:date="2026-01-16T17:52:00Z">
              <w:r w:rsidR="005B59B8">
                <w:rPr>
                  <w:spacing w:val="42"/>
                  <w:sz w:val="18"/>
                  <w:u w:val="single"/>
                </w:rPr>
                <w:t xml:space="preserve"> </w:t>
              </w:r>
            </w:ins>
          </w:p>
        </w:tc>
        <w:tc>
          <w:tcPr>
            <w:tcW w:w="3465" w:type="dxa"/>
            <w:tcBorders>
              <w:top w:val="single" w:sz="4" w:space="0" w:color="000000"/>
              <w:left w:val="single" w:sz="4" w:space="0" w:color="000000"/>
              <w:bottom w:val="single" w:sz="4" w:space="0" w:color="000000"/>
              <w:right w:val="single" w:sz="4" w:space="0" w:color="000000"/>
            </w:tcBorders>
          </w:tcPr>
          <w:p w14:paraId="401580CB" w14:textId="77777777" w:rsidR="00F806C4" w:rsidRDefault="00DA3EC3">
            <w:pPr>
              <w:pStyle w:val="TableParagraph"/>
              <w:spacing w:line="188" w:lineRule="exact"/>
              <w:ind w:right="97"/>
              <w:jc w:val="right"/>
              <w:rPr>
                <w:sz w:val="18"/>
              </w:rPr>
            </w:pPr>
            <w:r>
              <w:rPr>
                <w:sz w:val="18"/>
              </w:rPr>
              <w:t>3</w:t>
            </w:r>
            <w:r>
              <w:rPr>
                <w:spacing w:val="-3"/>
                <w:sz w:val="18"/>
              </w:rPr>
              <w:t xml:space="preserve"> </w:t>
            </w:r>
            <w:r>
              <w:rPr>
                <w:spacing w:val="-2"/>
                <w:sz w:val="18"/>
              </w:rPr>
              <w:t>MESES</w:t>
            </w:r>
          </w:p>
        </w:tc>
        <w:tc>
          <w:tcPr>
            <w:tcW w:w="1570" w:type="dxa"/>
            <w:tcBorders>
              <w:top w:val="single" w:sz="4" w:space="0" w:color="000000"/>
              <w:left w:val="single" w:sz="4" w:space="0" w:color="000000"/>
              <w:bottom w:val="single" w:sz="4" w:space="0" w:color="000000"/>
              <w:right w:val="single" w:sz="4" w:space="0" w:color="000000"/>
            </w:tcBorders>
          </w:tcPr>
          <w:p w14:paraId="13FAB9C0" w14:textId="77777777" w:rsidR="00F806C4" w:rsidRDefault="00F806C4">
            <w:pPr>
              <w:pStyle w:val="TableParagraph"/>
              <w:rPr>
                <w:rFonts w:ascii="Times New Roman" w:hAnsi="Times New Roman"/>
                <w:sz w:val="14"/>
              </w:rPr>
            </w:pPr>
          </w:p>
        </w:tc>
      </w:tr>
      <w:tr w:rsidR="00F806C4" w14:paraId="387B7D79" w14:textId="77777777">
        <w:trPr>
          <w:trHeight w:val="256"/>
        </w:trPr>
        <w:tc>
          <w:tcPr>
            <w:tcW w:w="5036" w:type="dxa"/>
            <w:gridSpan w:val="2"/>
            <w:vMerge/>
            <w:tcBorders>
              <w:left w:val="single" w:sz="4" w:space="0" w:color="000000"/>
              <w:bottom w:val="single" w:sz="4" w:space="0" w:color="000000"/>
              <w:right w:val="single" w:sz="4" w:space="0" w:color="000000"/>
            </w:tcBorders>
          </w:tcPr>
          <w:p w14:paraId="730E12EB" w14:textId="77777777" w:rsidR="00F806C4" w:rsidRDefault="00F806C4">
            <w:pPr>
              <w:rPr>
                <w:sz w:val="2"/>
                <w:szCs w:val="2"/>
              </w:rPr>
            </w:pPr>
          </w:p>
        </w:tc>
        <w:tc>
          <w:tcPr>
            <w:tcW w:w="3465" w:type="dxa"/>
            <w:tcBorders>
              <w:top w:val="single" w:sz="4" w:space="0" w:color="000000"/>
              <w:left w:val="single" w:sz="4" w:space="0" w:color="000000"/>
              <w:bottom w:val="single" w:sz="4" w:space="0" w:color="000000"/>
              <w:right w:val="single" w:sz="4" w:space="0" w:color="000000"/>
            </w:tcBorders>
          </w:tcPr>
          <w:p w14:paraId="7DF8C77D" w14:textId="77777777" w:rsidR="00F806C4" w:rsidRDefault="00DA3EC3">
            <w:pPr>
              <w:pStyle w:val="TableParagraph"/>
              <w:spacing w:line="206" w:lineRule="exact"/>
              <w:ind w:right="97"/>
              <w:jc w:val="right"/>
              <w:rPr>
                <w:sz w:val="18"/>
              </w:rPr>
            </w:pPr>
            <w:r>
              <w:rPr>
                <w:sz w:val="18"/>
              </w:rPr>
              <w:t>9</w:t>
            </w:r>
            <w:r>
              <w:rPr>
                <w:spacing w:val="-3"/>
                <w:sz w:val="18"/>
              </w:rPr>
              <w:t xml:space="preserve"> </w:t>
            </w:r>
            <w:r>
              <w:rPr>
                <w:spacing w:val="-2"/>
                <w:sz w:val="18"/>
              </w:rPr>
              <w:t>MESES</w:t>
            </w:r>
          </w:p>
        </w:tc>
        <w:tc>
          <w:tcPr>
            <w:tcW w:w="1570" w:type="dxa"/>
            <w:tcBorders>
              <w:top w:val="single" w:sz="4" w:space="0" w:color="000000"/>
              <w:left w:val="single" w:sz="4" w:space="0" w:color="000000"/>
              <w:bottom w:val="single" w:sz="4" w:space="0" w:color="000000"/>
              <w:right w:val="single" w:sz="4" w:space="0" w:color="000000"/>
            </w:tcBorders>
          </w:tcPr>
          <w:p w14:paraId="4C0A0C02" w14:textId="77777777" w:rsidR="00F806C4" w:rsidRDefault="00F806C4">
            <w:pPr>
              <w:pStyle w:val="TableParagraph"/>
              <w:rPr>
                <w:rFonts w:ascii="Times New Roman" w:hAnsi="Times New Roman"/>
                <w:sz w:val="18"/>
              </w:rPr>
            </w:pPr>
          </w:p>
        </w:tc>
      </w:tr>
      <w:tr w:rsidR="00F806C4" w14:paraId="5E9BE8DB" w14:textId="77777777">
        <w:trPr>
          <w:trHeight w:val="205"/>
        </w:trPr>
        <w:tc>
          <w:tcPr>
            <w:tcW w:w="5036" w:type="dxa"/>
            <w:gridSpan w:val="2"/>
            <w:vMerge/>
            <w:tcBorders>
              <w:left w:val="single" w:sz="4" w:space="0" w:color="000000"/>
              <w:bottom w:val="single" w:sz="4" w:space="0" w:color="000000"/>
              <w:right w:val="single" w:sz="4" w:space="0" w:color="000000"/>
            </w:tcBorders>
          </w:tcPr>
          <w:p w14:paraId="74894F24" w14:textId="77777777" w:rsidR="00F806C4" w:rsidRDefault="00F806C4">
            <w:pPr>
              <w:rPr>
                <w:sz w:val="2"/>
                <w:szCs w:val="2"/>
              </w:rPr>
            </w:pPr>
          </w:p>
        </w:tc>
        <w:tc>
          <w:tcPr>
            <w:tcW w:w="3465" w:type="dxa"/>
            <w:tcBorders>
              <w:top w:val="single" w:sz="4" w:space="0" w:color="000000"/>
              <w:left w:val="single" w:sz="4" w:space="0" w:color="000000"/>
              <w:bottom w:val="single" w:sz="4" w:space="0" w:color="000000"/>
              <w:right w:val="single" w:sz="4" w:space="0" w:color="000000"/>
            </w:tcBorders>
          </w:tcPr>
          <w:p w14:paraId="52ADFD28" w14:textId="77777777" w:rsidR="00F806C4" w:rsidRDefault="00DA3EC3">
            <w:pPr>
              <w:pStyle w:val="TableParagraph"/>
              <w:spacing w:line="186" w:lineRule="exact"/>
              <w:ind w:right="97"/>
              <w:jc w:val="right"/>
              <w:rPr>
                <w:sz w:val="18"/>
              </w:rPr>
            </w:pPr>
            <w:r>
              <w:rPr>
                <w:sz w:val="18"/>
              </w:rPr>
              <w:t>6</w:t>
            </w:r>
            <w:r>
              <w:rPr>
                <w:spacing w:val="-3"/>
                <w:sz w:val="18"/>
              </w:rPr>
              <w:t xml:space="preserve"> </w:t>
            </w:r>
            <w:r>
              <w:rPr>
                <w:spacing w:val="-2"/>
                <w:sz w:val="18"/>
              </w:rPr>
              <w:t>MESES</w:t>
            </w:r>
          </w:p>
        </w:tc>
        <w:tc>
          <w:tcPr>
            <w:tcW w:w="1570" w:type="dxa"/>
            <w:tcBorders>
              <w:top w:val="single" w:sz="4" w:space="0" w:color="000000"/>
              <w:left w:val="single" w:sz="4" w:space="0" w:color="000000"/>
              <w:bottom w:val="single" w:sz="4" w:space="0" w:color="000000"/>
              <w:right w:val="single" w:sz="4" w:space="0" w:color="000000"/>
            </w:tcBorders>
          </w:tcPr>
          <w:p w14:paraId="77D5C2B7" w14:textId="77777777" w:rsidR="00F806C4" w:rsidRDefault="00F806C4">
            <w:pPr>
              <w:pStyle w:val="TableParagraph"/>
              <w:rPr>
                <w:rFonts w:ascii="Times New Roman" w:hAnsi="Times New Roman"/>
                <w:sz w:val="14"/>
              </w:rPr>
            </w:pPr>
          </w:p>
        </w:tc>
      </w:tr>
      <w:tr w:rsidR="00F806C4" w14:paraId="6D047244" w14:textId="77777777">
        <w:trPr>
          <w:trHeight w:val="208"/>
        </w:trPr>
        <w:tc>
          <w:tcPr>
            <w:tcW w:w="5036" w:type="dxa"/>
            <w:gridSpan w:val="2"/>
            <w:vMerge/>
            <w:tcBorders>
              <w:left w:val="single" w:sz="4" w:space="0" w:color="000000"/>
              <w:bottom w:val="single" w:sz="4" w:space="0" w:color="000000"/>
              <w:right w:val="single" w:sz="4" w:space="0" w:color="000000"/>
            </w:tcBorders>
          </w:tcPr>
          <w:p w14:paraId="1E40F57F" w14:textId="77777777" w:rsidR="00F806C4" w:rsidRDefault="00F806C4">
            <w:pPr>
              <w:rPr>
                <w:sz w:val="2"/>
                <w:szCs w:val="2"/>
              </w:rPr>
            </w:pPr>
          </w:p>
        </w:tc>
        <w:tc>
          <w:tcPr>
            <w:tcW w:w="3465" w:type="dxa"/>
            <w:tcBorders>
              <w:top w:val="single" w:sz="4" w:space="0" w:color="000000"/>
              <w:left w:val="single" w:sz="4" w:space="0" w:color="000000"/>
              <w:bottom w:val="single" w:sz="4" w:space="0" w:color="000000"/>
              <w:right w:val="single" w:sz="4" w:space="0" w:color="000000"/>
            </w:tcBorders>
          </w:tcPr>
          <w:p w14:paraId="3D16DE1B" w14:textId="77777777" w:rsidR="00F806C4" w:rsidRDefault="00DA3EC3">
            <w:pPr>
              <w:pStyle w:val="TableParagraph"/>
              <w:spacing w:line="188" w:lineRule="exact"/>
              <w:ind w:right="97"/>
              <w:jc w:val="right"/>
              <w:rPr>
                <w:sz w:val="18"/>
              </w:rPr>
            </w:pPr>
            <w:r>
              <w:rPr>
                <w:sz w:val="18"/>
              </w:rPr>
              <w:t>12</w:t>
            </w:r>
            <w:r>
              <w:rPr>
                <w:spacing w:val="-4"/>
                <w:sz w:val="18"/>
              </w:rPr>
              <w:t xml:space="preserve"> </w:t>
            </w:r>
            <w:r>
              <w:rPr>
                <w:spacing w:val="-2"/>
                <w:sz w:val="18"/>
              </w:rPr>
              <w:t>MESES</w:t>
            </w:r>
          </w:p>
        </w:tc>
        <w:tc>
          <w:tcPr>
            <w:tcW w:w="1570" w:type="dxa"/>
            <w:tcBorders>
              <w:top w:val="single" w:sz="4" w:space="0" w:color="000000"/>
              <w:left w:val="single" w:sz="4" w:space="0" w:color="000000"/>
              <w:bottom w:val="single" w:sz="4" w:space="0" w:color="000000"/>
              <w:right w:val="single" w:sz="4" w:space="0" w:color="000000"/>
            </w:tcBorders>
          </w:tcPr>
          <w:p w14:paraId="31538AE6" w14:textId="77777777" w:rsidR="00F806C4" w:rsidRDefault="00F806C4">
            <w:pPr>
              <w:pStyle w:val="TableParagraph"/>
              <w:rPr>
                <w:rFonts w:ascii="Times New Roman" w:hAnsi="Times New Roman"/>
                <w:sz w:val="14"/>
              </w:rPr>
            </w:pPr>
          </w:p>
        </w:tc>
      </w:tr>
      <w:tr w:rsidR="00F806C4" w14:paraId="18339168" w14:textId="77777777">
        <w:trPr>
          <w:trHeight w:val="206"/>
        </w:trPr>
        <w:tc>
          <w:tcPr>
            <w:tcW w:w="5036" w:type="dxa"/>
            <w:gridSpan w:val="2"/>
            <w:vMerge/>
            <w:tcBorders>
              <w:left w:val="single" w:sz="4" w:space="0" w:color="000000"/>
              <w:bottom w:val="single" w:sz="4" w:space="0" w:color="000000"/>
              <w:right w:val="single" w:sz="4" w:space="0" w:color="000000"/>
            </w:tcBorders>
          </w:tcPr>
          <w:p w14:paraId="5EA09D4D" w14:textId="77777777" w:rsidR="00F806C4" w:rsidRDefault="00F806C4">
            <w:pPr>
              <w:rPr>
                <w:sz w:val="2"/>
                <w:szCs w:val="2"/>
              </w:rPr>
            </w:pPr>
          </w:p>
        </w:tc>
        <w:tc>
          <w:tcPr>
            <w:tcW w:w="5035" w:type="dxa"/>
            <w:gridSpan w:val="2"/>
            <w:tcBorders>
              <w:top w:val="single" w:sz="4" w:space="0" w:color="000000"/>
              <w:left w:val="single" w:sz="4" w:space="0" w:color="000000"/>
              <w:bottom w:val="single" w:sz="4" w:space="0" w:color="000000"/>
              <w:right w:val="single" w:sz="4" w:space="0" w:color="000000"/>
            </w:tcBorders>
          </w:tcPr>
          <w:p w14:paraId="52BF83E4" w14:textId="77777777" w:rsidR="00F806C4" w:rsidRDefault="00DA3EC3">
            <w:pPr>
              <w:pStyle w:val="TableParagraph"/>
              <w:spacing w:line="186" w:lineRule="exact"/>
              <w:ind w:left="1277"/>
              <w:rPr>
                <w:rFonts w:ascii="Arial" w:hAnsi="Arial"/>
                <w:b/>
                <w:sz w:val="18"/>
              </w:rPr>
            </w:pPr>
            <w:r>
              <w:rPr>
                <w:rFonts w:ascii="Arial" w:hAnsi="Arial"/>
                <w:b/>
                <w:sz w:val="18"/>
              </w:rPr>
              <w:t>FORMA</w:t>
            </w:r>
            <w:r>
              <w:rPr>
                <w:rFonts w:ascii="Arial" w:hAnsi="Arial"/>
                <w:b/>
                <w:spacing w:val="-5"/>
                <w:sz w:val="18"/>
              </w:rPr>
              <w:t xml:space="preserve"> </w:t>
            </w:r>
            <w:r>
              <w:rPr>
                <w:rFonts w:ascii="Arial" w:hAnsi="Arial"/>
                <w:b/>
                <w:sz w:val="18"/>
              </w:rPr>
              <w:t>DE</w:t>
            </w:r>
            <w:r>
              <w:rPr>
                <w:rFonts w:ascii="Arial" w:hAnsi="Arial"/>
                <w:b/>
                <w:spacing w:val="-2"/>
                <w:sz w:val="18"/>
              </w:rPr>
              <w:t xml:space="preserve"> </w:t>
            </w:r>
            <w:r>
              <w:rPr>
                <w:rFonts w:ascii="Arial" w:hAnsi="Arial"/>
                <w:b/>
                <w:sz w:val="18"/>
              </w:rPr>
              <w:t>PAGO</w:t>
            </w:r>
            <w:r>
              <w:rPr>
                <w:rFonts w:ascii="Arial" w:hAnsi="Arial"/>
                <w:b/>
                <w:spacing w:val="-3"/>
                <w:sz w:val="18"/>
              </w:rPr>
              <w:t xml:space="preserve"> </w:t>
            </w:r>
            <w:r>
              <w:rPr>
                <w:rFonts w:ascii="Arial" w:hAnsi="Arial"/>
                <w:b/>
                <w:spacing w:val="-2"/>
                <w:sz w:val="18"/>
              </w:rPr>
              <w:t>MENSUAL</w:t>
            </w:r>
          </w:p>
        </w:tc>
      </w:tr>
      <w:tr w:rsidR="00F806C4" w14:paraId="6CE4F0C0" w14:textId="77777777">
        <w:trPr>
          <w:trHeight w:val="414"/>
        </w:trPr>
        <w:tc>
          <w:tcPr>
            <w:tcW w:w="5036" w:type="dxa"/>
            <w:gridSpan w:val="2"/>
            <w:vMerge/>
            <w:tcBorders>
              <w:left w:val="single" w:sz="4" w:space="0" w:color="000000"/>
              <w:bottom w:val="single" w:sz="4" w:space="0" w:color="000000"/>
              <w:right w:val="single" w:sz="4" w:space="0" w:color="000000"/>
            </w:tcBorders>
          </w:tcPr>
          <w:p w14:paraId="0D5DF284" w14:textId="77777777" w:rsidR="00F806C4" w:rsidRDefault="00F806C4">
            <w:pPr>
              <w:rPr>
                <w:sz w:val="2"/>
                <w:szCs w:val="2"/>
              </w:rPr>
            </w:pPr>
          </w:p>
        </w:tc>
        <w:tc>
          <w:tcPr>
            <w:tcW w:w="3465" w:type="dxa"/>
            <w:tcBorders>
              <w:top w:val="single" w:sz="4" w:space="0" w:color="000000"/>
              <w:left w:val="single" w:sz="4" w:space="0" w:color="000000"/>
              <w:bottom w:val="single" w:sz="4" w:space="0" w:color="000000"/>
              <w:right w:val="single" w:sz="4" w:space="0" w:color="000000"/>
            </w:tcBorders>
          </w:tcPr>
          <w:p w14:paraId="682D5A1D" w14:textId="77777777" w:rsidR="00F806C4" w:rsidRDefault="00DA3EC3">
            <w:pPr>
              <w:pStyle w:val="TableParagraph"/>
              <w:spacing w:line="206" w:lineRule="exact"/>
              <w:ind w:left="108"/>
              <w:rPr>
                <w:sz w:val="18"/>
              </w:rPr>
            </w:pPr>
            <w:r>
              <w:rPr>
                <w:sz w:val="18"/>
              </w:rPr>
              <w:t>EN</w:t>
            </w:r>
            <w:r>
              <w:rPr>
                <w:spacing w:val="-10"/>
                <w:sz w:val="18"/>
              </w:rPr>
              <w:t xml:space="preserve"> </w:t>
            </w:r>
            <w:r>
              <w:rPr>
                <w:sz w:val="18"/>
              </w:rPr>
              <w:t>CUALQUIER</w:t>
            </w:r>
            <w:r>
              <w:rPr>
                <w:spacing w:val="-10"/>
                <w:sz w:val="18"/>
              </w:rPr>
              <w:t xml:space="preserve"> </w:t>
            </w:r>
            <w:r>
              <w:rPr>
                <w:sz w:val="18"/>
              </w:rPr>
              <w:t>TIENDA</w:t>
            </w:r>
            <w:r>
              <w:rPr>
                <w:spacing w:val="-10"/>
                <w:sz w:val="18"/>
              </w:rPr>
              <w:t xml:space="preserve"> </w:t>
            </w:r>
            <w:r>
              <w:rPr>
                <w:sz w:val="18"/>
              </w:rPr>
              <w:t>OXXO</w:t>
            </w:r>
            <w:r>
              <w:rPr>
                <w:spacing w:val="-11"/>
                <w:sz w:val="18"/>
              </w:rPr>
              <w:t xml:space="preserve"> </w:t>
            </w:r>
            <w:r>
              <w:rPr>
                <w:sz w:val="18"/>
              </w:rPr>
              <w:t>POR ESQUEMA OXXO PAY</w:t>
            </w:r>
          </w:p>
        </w:tc>
        <w:tc>
          <w:tcPr>
            <w:tcW w:w="1570" w:type="dxa"/>
            <w:tcBorders>
              <w:top w:val="single" w:sz="4" w:space="0" w:color="000000"/>
              <w:left w:val="single" w:sz="4" w:space="0" w:color="000000"/>
              <w:bottom w:val="single" w:sz="4" w:space="0" w:color="000000"/>
              <w:right w:val="single" w:sz="4" w:space="0" w:color="000000"/>
            </w:tcBorders>
          </w:tcPr>
          <w:p w14:paraId="2EE6F22A" w14:textId="77777777" w:rsidR="00F806C4" w:rsidRDefault="00F806C4">
            <w:pPr>
              <w:pStyle w:val="TableParagraph"/>
              <w:rPr>
                <w:rFonts w:ascii="Times New Roman" w:hAnsi="Times New Roman"/>
                <w:sz w:val="18"/>
              </w:rPr>
            </w:pPr>
          </w:p>
        </w:tc>
      </w:tr>
      <w:tr w:rsidR="00F806C4" w14:paraId="7A03C23D" w14:textId="77777777">
        <w:trPr>
          <w:trHeight w:val="1240"/>
        </w:trPr>
        <w:tc>
          <w:tcPr>
            <w:tcW w:w="5036" w:type="dxa"/>
            <w:gridSpan w:val="2"/>
            <w:vMerge/>
            <w:tcBorders>
              <w:left w:val="single" w:sz="4" w:space="0" w:color="000000"/>
              <w:bottom w:val="single" w:sz="4" w:space="0" w:color="000000"/>
              <w:right w:val="single" w:sz="4" w:space="0" w:color="000000"/>
            </w:tcBorders>
          </w:tcPr>
          <w:p w14:paraId="25F4D822" w14:textId="77777777" w:rsidR="00F806C4" w:rsidRDefault="00F806C4">
            <w:pPr>
              <w:rPr>
                <w:sz w:val="2"/>
                <w:szCs w:val="2"/>
              </w:rPr>
            </w:pPr>
          </w:p>
        </w:tc>
        <w:tc>
          <w:tcPr>
            <w:tcW w:w="3465" w:type="dxa"/>
            <w:tcBorders>
              <w:top w:val="single" w:sz="4" w:space="0" w:color="000000"/>
              <w:left w:val="single" w:sz="4" w:space="0" w:color="000000"/>
              <w:bottom w:val="single" w:sz="4" w:space="0" w:color="000000"/>
              <w:right w:val="single" w:sz="4" w:space="0" w:color="000000"/>
            </w:tcBorders>
          </w:tcPr>
          <w:p w14:paraId="3D1456DC" w14:textId="77777777" w:rsidR="00F806C4" w:rsidRDefault="00DA3EC3">
            <w:pPr>
              <w:pStyle w:val="TableParagraph"/>
              <w:ind w:left="108"/>
              <w:rPr>
                <w:sz w:val="18"/>
              </w:rPr>
            </w:pPr>
            <w:r>
              <w:rPr>
                <w:sz w:val="18"/>
              </w:rPr>
              <w:t>TRANSFERENCIA</w:t>
            </w:r>
            <w:r>
              <w:rPr>
                <w:spacing w:val="-15"/>
                <w:sz w:val="18"/>
              </w:rPr>
              <w:t xml:space="preserve"> </w:t>
            </w:r>
            <w:r>
              <w:rPr>
                <w:sz w:val="18"/>
              </w:rPr>
              <w:t>ELECTRÓNICA</w:t>
            </w:r>
            <w:r>
              <w:rPr>
                <w:spacing w:val="-12"/>
                <w:sz w:val="18"/>
              </w:rPr>
              <w:t xml:space="preserve"> </w:t>
            </w:r>
            <w:r>
              <w:rPr>
                <w:sz w:val="18"/>
              </w:rPr>
              <w:t xml:space="preserve">DE FONDOS A LA CUENTA SANTADER </w:t>
            </w:r>
            <w:r>
              <w:rPr>
                <w:spacing w:val="-15"/>
                <w:sz w:val="18"/>
              </w:rPr>
              <w:t xml:space="preserve"> 60-61464711-1 </w:t>
            </w:r>
            <w:r>
              <w:rPr>
                <w:sz w:val="18"/>
              </w:rPr>
              <w:t>CLABE</w:t>
            </w:r>
            <w:r>
              <w:rPr>
                <w:spacing w:val="-12"/>
                <w:sz w:val="18"/>
              </w:rPr>
              <w:t xml:space="preserve"> </w:t>
            </w:r>
            <w:r>
              <w:rPr>
                <w:sz w:val="18"/>
              </w:rPr>
              <w:t>INTERBANCARIA</w:t>
            </w:r>
          </w:p>
          <w:p w14:paraId="50550CD7" w14:textId="77777777" w:rsidR="00F806C4" w:rsidRDefault="00DA3EC3">
            <w:pPr>
              <w:pStyle w:val="TableParagraph"/>
              <w:spacing w:line="206" w:lineRule="exact"/>
              <w:ind w:left="108" w:right="153"/>
              <w:rPr>
                <w:sz w:val="18"/>
              </w:rPr>
            </w:pPr>
            <w:r>
              <w:rPr>
                <w:sz w:val="18"/>
                <w:shd w:val="clear" w:color="auto" w:fill="FFFFFF"/>
              </w:rPr>
              <w:t>014-190-60611417111-0</w:t>
            </w:r>
            <w:r>
              <w:rPr>
                <w:spacing w:val="-15"/>
                <w:sz w:val="18"/>
              </w:rPr>
              <w:t xml:space="preserve"> </w:t>
            </w:r>
            <w:r>
              <w:rPr>
                <w:sz w:val="18"/>
              </w:rPr>
              <w:t>A</w:t>
            </w:r>
            <w:r>
              <w:rPr>
                <w:spacing w:val="-12"/>
                <w:sz w:val="18"/>
              </w:rPr>
              <w:t xml:space="preserve"> </w:t>
            </w:r>
            <w:r>
              <w:rPr>
                <w:sz w:val="18"/>
              </w:rPr>
              <w:t>NOMBRE DE N</w:t>
            </w:r>
            <w:r>
              <w:rPr>
                <w:spacing w:val="-2"/>
                <w:sz w:val="18"/>
              </w:rPr>
              <w:t>OE LARA ONTIVEROS</w:t>
            </w:r>
          </w:p>
        </w:tc>
        <w:tc>
          <w:tcPr>
            <w:tcW w:w="1570" w:type="dxa"/>
            <w:tcBorders>
              <w:top w:val="single" w:sz="4" w:space="0" w:color="000000"/>
              <w:left w:val="single" w:sz="4" w:space="0" w:color="000000"/>
              <w:bottom w:val="single" w:sz="4" w:space="0" w:color="000000"/>
              <w:right w:val="single" w:sz="4" w:space="0" w:color="000000"/>
            </w:tcBorders>
          </w:tcPr>
          <w:p w14:paraId="69DA628E" w14:textId="77777777" w:rsidR="00F806C4" w:rsidRDefault="00F806C4">
            <w:pPr>
              <w:pStyle w:val="TableParagraph"/>
              <w:rPr>
                <w:rFonts w:ascii="Times New Roman" w:hAnsi="Times New Roman"/>
                <w:sz w:val="18"/>
              </w:rPr>
            </w:pPr>
          </w:p>
        </w:tc>
      </w:tr>
      <w:tr w:rsidR="00F806C4" w14:paraId="65A76F20" w14:textId="77777777">
        <w:trPr>
          <w:trHeight w:val="414"/>
        </w:trPr>
        <w:tc>
          <w:tcPr>
            <w:tcW w:w="5036" w:type="dxa"/>
            <w:gridSpan w:val="2"/>
            <w:vMerge/>
            <w:tcBorders>
              <w:left w:val="single" w:sz="4" w:space="0" w:color="000000"/>
              <w:bottom w:val="single" w:sz="4" w:space="0" w:color="000000"/>
              <w:right w:val="single" w:sz="4" w:space="0" w:color="000000"/>
            </w:tcBorders>
          </w:tcPr>
          <w:p w14:paraId="7D3FAA7F" w14:textId="77777777" w:rsidR="00F806C4" w:rsidRDefault="00F806C4">
            <w:pPr>
              <w:rPr>
                <w:sz w:val="2"/>
                <w:szCs w:val="2"/>
              </w:rPr>
            </w:pPr>
          </w:p>
        </w:tc>
        <w:tc>
          <w:tcPr>
            <w:tcW w:w="5035" w:type="dxa"/>
            <w:gridSpan w:val="2"/>
            <w:tcBorders>
              <w:top w:val="single" w:sz="4" w:space="0" w:color="000000"/>
              <w:left w:val="single" w:sz="4" w:space="0" w:color="000000"/>
              <w:bottom w:val="single" w:sz="4" w:space="0" w:color="000000"/>
              <w:right w:val="single" w:sz="4" w:space="0" w:color="000000"/>
            </w:tcBorders>
          </w:tcPr>
          <w:p w14:paraId="2A18200D" w14:textId="739237DF" w:rsidR="00F806C4" w:rsidRDefault="002219DB">
            <w:pPr>
              <w:pStyle w:val="TableParagraph"/>
              <w:spacing w:line="206" w:lineRule="exact"/>
              <w:rPr>
                <w:ins w:id="4" w:author="ARAMC" w:date="2026-01-19T19:27:00Z"/>
              </w:rPr>
            </w:pPr>
            <w:commentRangeStart w:id="5"/>
            <w:ins w:id="6" w:author="ARAMC" w:date="2026-01-19T19:27:00Z">
              <w:r>
                <w:t>PLAZO FORZOSO</w:t>
              </w:r>
            </w:ins>
            <w:ins w:id="7" w:author="ARAMC" w:date="2026-01-19T19:29:00Z">
              <w:r>
                <w:t>: INDEFINIDO</w:t>
              </w:r>
            </w:ins>
          </w:p>
          <w:p w14:paraId="0E7CD296" w14:textId="4B7665EA" w:rsidR="002219DB" w:rsidRDefault="002219DB">
            <w:pPr>
              <w:pStyle w:val="TableParagraph"/>
              <w:spacing w:line="206" w:lineRule="exact"/>
            </w:pPr>
            <w:ins w:id="8" w:author="ARAMC" w:date="2026-01-19T19:29:00Z">
              <w:r>
                <w:t xml:space="preserve">SIN </w:t>
              </w:r>
            </w:ins>
            <w:ins w:id="9" w:author="ARAMC" w:date="2026-01-19T19:27:00Z">
              <w:r>
                <w:t>PENALIDAD</w:t>
              </w:r>
            </w:ins>
            <w:commentRangeEnd w:id="5"/>
            <w:ins w:id="10" w:author="ARAMC" w:date="2026-01-19T19:28:00Z">
              <w:r>
                <w:rPr>
                  <w:rStyle w:val="Refdecomentario"/>
                </w:rPr>
                <w:commentReference w:id="5"/>
              </w:r>
            </w:ins>
          </w:p>
        </w:tc>
      </w:tr>
      <w:tr w:rsidR="00F806C4" w14:paraId="4F77077E" w14:textId="77777777">
        <w:trPr>
          <w:trHeight w:val="414"/>
        </w:trPr>
        <w:tc>
          <w:tcPr>
            <w:tcW w:w="10071" w:type="dxa"/>
            <w:gridSpan w:val="4"/>
            <w:tcBorders>
              <w:top w:val="single" w:sz="4" w:space="0" w:color="000000"/>
              <w:left w:val="single" w:sz="4" w:space="0" w:color="000000"/>
              <w:bottom w:val="single" w:sz="4" w:space="0" w:color="000000"/>
              <w:right w:val="single" w:sz="4" w:space="0" w:color="000000"/>
            </w:tcBorders>
          </w:tcPr>
          <w:p w14:paraId="635F0606" w14:textId="7A924E70" w:rsidR="00F806C4" w:rsidRDefault="00F806C4">
            <w:pPr>
              <w:pStyle w:val="TableParagraph"/>
              <w:rPr>
                <w:rFonts w:ascii="Times New Roman" w:hAnsi="Times New Roman"/>
                <w:sz w:val="18"/>
              </w:rPr>
            </w:pPr>
          </w:p>
        </w:tc>
      </w:tr>
      <w:tr w:rsidR="00F806C4" w14:paraId="2C2EC2A0" w14:textId="77777777">
        <w:trPr>
          <w:trHeight w:val="309"/>
        </w:trPr>
        <w:tc>
          <w:tcPr>
            <w:tcW w:w="10071" w:type="dxa"/>
            <w:gridSpan w:val="4"/>
            <w:tcBorders>
              <w:top w:val="single" w:sz="4" w:space="0" w:color="000000"/>
              <w:left w:val="single" w:sz="4" w:space="0" w:color="000000"/>
              <w:bottom w:val="single" w:sz="4" w:space="0" w:color="000000"/>
              <w:right w:val="single" w:sz="4" w:space="0" w:color="000000"/>
            </w:tcBorders>
          </w:tcPr>
          <w:p w14:paraId="24675B85" w14:textId="77777777" w:rsidR="00F806C4" w:rsidRDefault="00DA3EC3">
            <w:pPr>
              <w:pStyle w:val="TableParagraph"/>
              <w:spacing w:line="204" w:lineRule="exact"/>
              <w:jc w:val="center"/>
              <w:rPr>
                <w:rFonts w:ascii="Arial" w:hAnsi="Arial"/>
                <w:b/>
                <w:sz w:val="18"/>
              </w:rPr>
            </w:pPr>
            <w:r>
              <w:rPr>
                <w:rFonts w:ascii="Arial" w:hAnsi="Arial"/>
                <w:b/>
                <w:spacing w:val="-2"/>
                <w:sz w:val="18"/>
              </w:rPr>
              <w:t>RUTEADOR</w:t>
            </w:r>
            <w:r>
              <w:rPr>
                <w:rFonts w:ascii="Arial" w:hAnsi="Arial"/>
                <w:b/>
                <w:spacing w:val="-3"/>
                <w:sz w:val="18"/>
              </w:rPr>
              <w:t xml:space="preserve"> </w:t>
            </w:r>
            <w:r>
              <w:rPr>
                <w:rFonts w:ascii="Arial" w:hAnsi="Arial"/>
                <w:b/>
                <w:spacing w:val="-2"/>
                <w:sz w:val="18"/>
              </w:rPr>
              <w:t>CON WIFI</w:t>
            </w:r>
            <w:r>
              <w:rPr>
                <w:rFonts w:ascii="Arial" w:hAnsi="Arial"/>
                <w:b/>
                <w:spacing w:val="-3"/>
                <w:sz w:val="18"/>
              </w:rPr>
              <w:t xml:space="preserve"> </w:t>
            </w:r>
            <w:r>
              <w:rPr>
                <w:rFonts w:ascii="Arial" w:hAnsi="Arial"/>
                <w:b/>
                <w:spacing w:val="-2"/>
                <w:sz w:val="18"/>
              </w:rPr>
              <w:t>EN COMODATO</w:t>
            </w:r>
          </w:p>
        </w:tc>
      </w:tr>
      <w:tr w:rsidR="00F806C4" w14:paraId="7978D7D2" w14:textId="77777777">
        <w:trPr>
          <w:trHeight w:val="312"/>
        </w:trPr>
        <w:tc>
          <w:tcPr>
            <w:tcW w:w="5036" w:type="dxa"/>
            <w:gridSpan w:val="2"/>
            <w:tcBorders>
              <w:top w:val="single" w:sz="4" w:space="0" w:color="000000"/>
              <w:left w:val="single" w:sz="4" w:space="0" w:color="000000"/>
              <w:bottom w:val="single" w:sz="4" w:space="0" w:color="000000"/>
              <w:right w:val="single" w:sz="4" w:space="0" w:color="000000"/>
            </w:tcBorders>
          </w:tcPr>
          <w:p w14:paraId="18ED4EA4" w14:textId="77777777" w:rsidR="00F806C4" w:rsidRDefault="00DA3EC3">
            <w:pPr>
              <w:pStyle w:val="TableParagraph"/>
              <w:spacing w:line="201" w:lineRule="exact"/>
              <w:ind w:left="107"/>
              <w:rPr>
                <w:rFonts w:ascii="Arial" w:hAnsi="Arial"/>
                <w:b/>
                <w:sz w:val="18"/>
              </w:rPr>
            </w:pPr>
            <w:r>
              <w:rPr>
                <w:rFonts w:ascii="Arial" w:hAnsi="Arial"/>
                <w:b/>
                <w:spacing w:val="-2"/>
                <w:sz w:val="18"/>
              </w:rPr>
              <w:t>MARCA:</w:t>
            </w:r>
          </w:p>
        </w:tc>
        <w:tc>
          <w:tcPr>
            <w:tcW w:w="5035" w:type="dxa"/>
            <w:gridSpan w:val="2"/>
            <w:tcBorders>
              <w:top w:val="single" w:sz="4" w:space="0" w:color="000000"/>
              <w:left w:val="single" w:sz="4" w:space="0" w:color="000000"/>
              <w:bottom w:val="single" w:sz="4" w:space="0" w:color="000000"/>
              <w:right w:val="single" w:sz="4" w:space="0" w:color="000000"/>
            </w:tcBorders>
          </w:tcPr>
          <w:p w14:paraId="62EEAD3D" w14:textId="77777777" w:rsidR="00F806C4" w:rsidRDefault="00F806C4">
            <w:pPr>
              <w:pStyle w:val="TableParagraph"/>
              <w:spacing w:line="204" w:lineRule="exact"/>
              <w:ind w:left="857"/>
              <w:rPr>
                <w:rFonts w:ascii="Arial" w:hAnsi="Arial"/>
                <w:b/>
                <w:sz w:val="18"/>
              </w:rPr>
            </w:pPr>
          </w:p>
        </w:tc>
      </w:tr>
      <w:tr w:rsidR="00F806C4" w14:paraId="76CBC0B3" w14:textId="77777777">
        <w:trPr>
          <w:trHeight w:val="312"/>
        </w:trPr>
        <w:tc>
          <w:tcPr>
            <w:tcW w:w="5036" w:type="dxa"/>
            <w:gridSpan w:val="2"/>
            <w:tcBorders>
              <w:left w:val="single" w:sz="4" w:space="0" w:color="000000"/>
              <w:bottom w:val="single" w:sz="4" w:space="0" w:color="000000"/>
              <w:right w:val="single" w:sz="4" w:space="0" w:color="000000"/>
            </w:tcBorders>
          </w:tcPr>
          <w:p w14:paraId="2BFC8B40" w14:textId="77777777" w:rsidR="00F806C4" w:rsidRDefault="00DA3EC3">
            <w:pPr>
              <w:pStyle w:val="TableParagraph"/>
              <w:spacing w:line="201" w:lineRule="exact"/>
              <w:ind w:left="107"/>
              <w:rPr>
                <w:rFonts w:ascii="Arial" w:hAnsi="Arial"/>
                <w:b/>
                <w:spacing w:val="-2"/>
                <w:sz w:val="18"/>
              </w:rPr>
            </w:pPr>
            <w:r>
              <w:rPr>
                <w:rFonts w:ascii="Arial" w:hAnsi="Arial"/>
                <w:b/>
                <w:spacing w:val="-2"/>
                <w:sz w:val="18"/>
              </w:rPr>
              <w:t>MODELO:</w:t>
            </w:r>
          </w:p>
        </w:tc>
        <w:tc>
          <w:tcPr>
            <w:tcW w:w="5035" w:type="dxa"/>
            <w:gridSpan w:val="2"/>
            <w:tcBorders>
              <w:left w:val="single" w:sz="4" w:space="0" w:color="000000"/>
              <w:bottom w:val="single" w:sz="4" w:space="0" w:color="000000"/>
              <w:right w:val="single" w:sz="4" w:space="0" w:color="000000"/>
            </w:tcBorders>
          </w:tcPr>
          <w:p w14:paraId="1276E8C0" w14:textId="77777777" w:rsidR="00F806C4" w:rsidRDefault="00F806C4">
            <w:pPr>
              <w:pStyle w:val="TableParagraph"/>
              <w:spacing w:line="204" w:lineRule="exact"/>
              <w:ind w:left="857"/>
              <w:rPr>
                <w:rFonts w:ascii="Arial" w:hAnsi="Arial"/>
                <w:b/>
                <w:sz w:val="18"/>
              </w:rPr>
            </w:pPr>
          </w:p>
        </w:tc>
      </w:tr>
      <w:tr w:rsidR="00F806C4" w14:paraId="3AD80030" w14:textId="77777777">
        <w:trPr>
          <w:trHeight w:val="312"/>
        </w:trPr>
        <w:tc>
          <w:tcPr>
            <w:tcW w:w="5036" w:type="dxa"/>
            <w:gridSpan w:val="2"/>
            <w:tcBorders>
              <w:left w:val="single" w:sz="4" w:space="0" w:color="000000"/>
              <w:bottom w:val="single" w:sz="4" w:space="0" w:color="000000"/>
              <w:right w:val="single" w:sz="4" w:space="0" w:color="000000"/>
            </w:tcBorders>
          </w:tcPr>
          <w:p w14:paraId="01AC80A7" w14:textId="77777777" w:rsidR="00F806C4" w:rsidRDefault="00DA3EC3">
            <w:pPr>
              <w:pStyle w:val="TableParagraph"/>
              <w:spacing w:line="201" w:lineRule="exact"/>
              <w:ind w:left="107"/>
              <w:rPr>
                <w:rFonts w:ascii="Arial" w:hAnsi="Arial"/>
                <w:b/>
                <w:spacing w:val="-2"/>
                <w:sz w:val="18"/>
              </w:rPr>
            </w:pPr>
            <w:r>
              <w:rPr>
                <w:rFonts w:ascii="Arial" w:hAnsi="Arial"/>
                <w:b/>
                <w:spacing w:val="-2"/>
                <w:sz w:val="18"/>
              </w:rPr>
              <w:t>NÚMERO DE SERIE:</w:t>
            </w:r>
          </w:p>
        </w:tc>
        <w:tc>
          <w:tcPr>
            <w:tcW w:w="5035" w:type="dxa"/>
            <w:gridSpan w:val="2"/>
            <w:tcBorders>
              <w:left w:val="single" w:sz="4" w:space="0" w:color="000000"/>
              <w:bottom w:val="single" w:sz="4" w:space="0" w:color="000000"/>
              <w:right w:val="single" w:sz="4" w:space="0" w:color="000000"/>
            </w:tcBorders>
          </w:tcPr>
          <w:p w14:paraId="51D03041" w14:textId="77777777" w:rsidR="00F806C4" w:rsidRDefault="00F806C4">
            <w:pPr>
              <w:pStyle w:val="TableParagraph"/>
              <w:spacing w:line="204" w:lineRule="exact"/>
              <w:ind w:left="857"/>
              <w:rPr>
                <w:rFonts w:ascii="Arial" w:hAnsi="Arial"/>
                <w:b/>
                <w:sz w:val="18"/>
              </w:rPr>
            </w:pPr>
          </w:p>
        </w:tc>
      </w:tr>
      <w:tr w:rsidR="00F806C4" w14:paraId="555A99A1" w14:textId="77777777">
        <w:trPr>
          <w:trHeight w:val="312"/>
        </w:trPr>
        <w:tc>
          <w:tcPr>
            <w:tcW w:w="5036" w:type="dxa"/>
            <w:gridSpan w:val="2"/>
            <w:tcBorders>
              <w:left w:val="single" w:sz="4" w:space="0" w:color="000000"/>
              <w:bottom w:val="single" w:sz="4" w:space="0" w:color="000000"/>
              <w:right w:val="single" w:sz="4" w:space="0" w:color="000000"/>
            </w:tcBorders>
          </w:tcPr>
          <w:p w14:paraId="0B8C025D" w14:textId="77777777" w:rsidR="00F806C4" w:rsidRDefault="00DA3EC3">
            <w:pPr>
              <w:pStyle w:val="TableParagraph"/>
              <w:spacing w:line="201" w:lineRule="exact"/>
              <w:ind w:left="107"/>
              <w:rPr>
                <w:rFonts w:ascii="Arial" w:hAnsi="Arial"/>
                <w:b/>
                <w:spacing w:val="-2"/>
                <w:sz w:val="18"/>
              </w:rPr>
            </w:pPr>
            <w:r>
              <w:rPr>
                <w:rFonts w:ascii="Arial" w:hAnsi="Arial"/>
                <w:b/>
                <w:spacing w:val="-2"/>
                <w:sz w:val="18"/>
              </w:rPr>
              <w:t>FECHA ESTIMADA DE INSTALACIÓN:</w:t>
            </w:r>
          </w:p>
        </w:tc>
        <w:tc>
          <w:tcPr>
            <w:tcW w:w="5035" w:type="dxa"/>
            <w:gridSpan w:val="2"/>
            <w:tcBorders>
              <w:left w:val="single" w:sz="4" w:space="0" w:color="000000"/>
              <w:bottom w:val="single" w:sz="4" w:space="0" w:color="000000"/>
              <w:right w:val="single" w:sz="4" w:space="0" w:color="000000"/>
            </w:tcBorders>
          </w:tcPr>
          <w:p w14:paraId="154363DC" w14:textId="77777777" w:rsidR="00F806C4" w:rsidRDefault="00F806C4">
            <w:pPr>
              <w:pStyle w:val="TableParagraph"/>
              <w:spacing w:line="204" w:lineRule="exact"/>
              <w:ind w:left="857"/>
              <w:rPr>
                <w:rFonts w:ascii="Arial" w:hAnsi="Arial"/>
                <w:b/>
                <w:sz w:val="18"/>
              </w:rPr>
            </w:pPr>
          </w:p>
        </w:tc>
      </w:tr>
      <w:tr w:rsidR="00F806C4" w14:paraId="70036FDE" w14:textId="77777777">
        <w:trPr>
          <w:trHeight w:val="312"/>
        </w:trPr>
        <w:tc>
          <w:tcPr>
            <w:tcW w:w="5036" w:type="dxa"/>
            <w:gridSpan w:val="2"/>
            <w:tcBorders>
              <w:left w:val="single" w:sz="4" w:space="0" w:color="000000"/>
              <w:bottom w:val="single" w:sz="4" w:space="0" w:color="000000"/>
              <w:right w:val="single" w:sz="4" w:space="0" w:color="000000"/>
            </w:tcBorders>
          </w:tcPr>
          <w:p w14:paraId="0FC4A3DC" w14:textId="77777777" w:rsidR="00F806C4" w:rsidRDefault="00DA3EC3">
            <w:pPr>
              <w:pStyle w:val="TableParagraph"/>
              <w:spacing w:line="201" w:lineRule="exact"/>
              <w:ind w:left="107"/>
              <w:rPr>
                <w:rFonts w:ascii="Arial" w:hAnsi="Arial"/>
                <w:b/>
                <w:spacing w:val="-2"/>
                <w:sz w:val="18"/>
              </w:rPr>
            </w:pPr>
            <w:commentRangeStart w:id="11"/>
            <w:r>
              <w:rPr>
                <w:rFonts w:ascii="Arial" w:hAnsi="Arial"/>
                <w:b/>
                <w:spacing w:val="-2"/>
                <w:sz w:val="18"/>
              </w:rPr>
              <w:t>COSTO DEL EQUIPO:</w:t>
            </w:r>
            <w:commentRangeEnd w:id="11"/>
            <w:r w:rsidR="006D4396">
              <w:rPr>
                <w:rStyle w:val="Refdecomentario"/>
              </w:rPr>
              <w:commentReference w:id="11"/>
            </w:r>
          </w:p>
        </w:tc>
        <w:tc>
          <w:tcPr>
            <w:tcW w:w="5035" w:type="dxa"/>
            <w:gridSpan w:val="2"/>
            <w:tcBorders>
              <w:left w:val="single" w:sz="4" w:space="0" w:color="000000"/>
              <w:bottom w:val="single" w:sz="4" w:space="0" w:color="000000"/>
              <w:right w:val="single" w:sz="4" w:space="0" w:color="000000"/>
            </w:tcBorders>
          </w:tcPr>
          <w:p w14:paraId="05CEF7C2" w14:textId="77777777" w:rsidR="00F806C4" w:rsidRDefault="00F806C4">
            <w:pPr>
              <w:pStyle w:val="TableParagraph"/>
              <w:spacing w:line="204" w:lineRule="exact"/>
              <w:ind w:left="857"/>
              <w:rPr>
                <w:rFonts w:ascii="Arial" w:hAnsi="Arial"/>
                <w:b/>
                <w:sz w:val="18"/>
              </w:rPr>
            </w:pPr>
          </w:p>
        </w:tc>
      </w:tr>
    </w:tbl>
    <w:p w14:paraId="4EE77FCC" w14:textId="77777777" w:rsidR="00F806C4" w:rsidRDefault="00F806C4">
      <w:pPr>
        <w:sectPr w:rsidR="00F806C4" w:rsidSect="0090578B">
          <w:headerReference w:type="default" r:id="rId9"/>
          <w:footerReference w:type="default" r:id="rId10"/>
          <w:footerReference w:type="first" r:id="rId11"/>
          <w:pgSz w:w="12240" w:h="15840"/>
          <w:pgMar w:top="2268" w:right="850" w:bottom="1200" w:left="850" w:header="567" w:footer="1014" w:gutter="0"/>
          <w:cols w:space="720"/>
          <w:formProt w:val="0"/>
          <w:docGrid w:linePitch="100"/>
          <w:sectPrChange w:id="20" w:author="ARAMC" w:date="2026-01-16T17:56:00Z">
            <w:sectPr w:rsidR="00F806C4" w:rsidSect="0090578B">
              <w:pgMar w:top="2268" w:right="850" w:bottom="1200" w:left="850" w:header="993" w:footer="1014" w:gutter="0"/>
            </w:sectPr>
          </w:sectPrChange>
        </w:sectPr>
      </w:pPr>
    </w:p>
    <w:p w14:paraId="221EA188" w14:textId="77777777" w:rsidR="00F806C4" w:rsidRDefault="00DA3EC3">
      <w:pPr>
        <w:pStyle w:val="Textoindependiente"/>
        <w:ind w:left="13" w:right="-44"/>
        <w:rPr>
          <w:rFonts w:ascii="Times New Roman" w:hAnsi="Times New Roman"/>
          <w:sz w:val="20"/>
        </w:rPr>
      </w:pPr>
      <w:r>
        <w:rPr>
          <w:noProof/>
          <w:lang w:val="es-MX" w:eastAsia="es-MX"/>
        </w:rPr>
        <w:lastRenderedPageBreak/>
        <mc:AlternateContent>
          <mc:Choice Requires="wps">
            <w:drawing>
              <wp:inline distT="0" distB="0" distL="0" distR="0" wp14:anchorId="0902F82B" wp14:editId="51F72E1C">
                <wp:extent cx="6670675" cy="2535555"/>
                <wp:effectExtent l="9525" t="0" r="0" b="7619"/>
                <wp:docPr id="5" name="Textbox 5"/>
                <wp:cNvGraphicFramePr/>
                <a:graphic xmlns:a="http://schemas.openxmlformats.org/drawingml/2006/main">
                  <a:graphicData uri="http://schemas.microsoft.com/office/word/2010/wordprocessingShape">
                    <wps:wsp>
                      <wps:cNvSpPr/>
                      <wps:spPr>
                        <a:xfrm>
                          <a:off x="0" y="0"/>
                          <a:ext cx="6670800" cy="2535480"/>
                        </a:xfrm>
                        <a:prstGeom prst="rect">
                          <a:avLst/>
                        </a:prstGeom>
                        <a:noFill/>
                        <a:ln w="6480">
                          <a:solidFill>
                            <a:srgbClr val="000000"/>
                          </a:solidFill>
                          <a:round/>
                        </a:ln>
                      </wps:spPr>
                      <wps:style>
                        <a:lnRef idx="0">
                          <a:scrgbClr r="0" g="0" b="0"/>
                        </a:lnRef>
                        <a:fillRef idx="0">
                          <a:scrgbClr r="0" g="0" b="0"/>
                        </a:fillRef>
                        <a:effectRef idx="0">
                          <a:scrgbClr r="0" g="0" b="0"/>
                        </a:effectRef>
                        <a:fontRef idx="minor"/>
                      </wps:style>
                      <wps:txbx>
                        <w:txbxContent>
                          <w:p w14:paraId="149C9BFF" w14:textId="77777777" w:rsidR="00B20521" w:rsidRDefault="00B20521">
                            <w:pPr>
                              <w:pStyle w:val="Contenidodelmarcouser"/>
                              <w:spacing w:line="202" w:lineRule="exact"/>
                              <w:jc w:val="center"/>
                              <w:rPr>
                                <w:rFonts w:ascii="Arial" w:hAnsi="Arial"/>
                                <w:b/>
                                <w:sz w:val="18"/>
                              </w:rPr>
                            </w:pPr>
                            <w:r>
                              <w:rPr>
                                <w:rFonts w:ascii="Arial" w:hAnsi="Arial"/>
                                <w:b/>
                                <w:color w:val="000000"/>
                                <w:spacing w:val="-2"/>
                                <w:sz w:val="18"/>
                              </w:rPr>
                              <w:t>CONSIDERACIONES</w:t>
                            </w:r>
                          </w:p>
                          <w:p w14:paraId="57195057" w14:textId="77777777" w:rsidR="00B20521" w:rsidRDefault="00B20521">
                            <w:pPr>
                              <w:pStyle w:val="Textoindependiente"/>
                              <w:rPr>
                                <w:rFonts w:ascii="Arial" w:hAnsi="Arial"/>
                                <w:b/>
                              </w:rPr>
                            </w:pPr>
                          </w:p>
                          <w:p w14:paraId="012BF71F" w14:textId="77777777" w:rsidR="00B20521" w:rsidRDefault="00B20521">
                            <w:pPr>
                              <w:pStyle w:val="Textoindependiente"/>
                              <w:rPr>
                                <w:rFonts w:ascii="Arial" w:hAnsi="Arial"/>
                                <w:b/>
                              </w:rPr>
                            </w:pPr>
                          </w:p>
                          <w:p w14:paraId="0EB407C1" w14:textId="77777777" w:rsidR="00B20521" w:rsidRDefault="00B20521">
                            <w:pPr>
                              <w:pStyle w:val="Textoindependiente"/>
                              <w:spacing w:before="48"/>
                              <w:rPr>
                                <w:rFonts w:ascii="Arial" w:hAnsi="Arial"/>
                                <w:b/>
                              </w:rPr>
                            </w:pPr>
                          </w:p>
                          <w:p w14:paraId="2B9A2007" w14:textId="77777777" w:rsidR="00B20521" w:rsidRDefault="00B20521">
                            <w:pPr>
                              <w:pStyle w:val="Textoindependiente"/>
                              <w:numPr>
                                <w:ilvl w:val="0"/>
                                <w:numId w:val="4"/>
                              </w:numPr>
                              <w:tabs>
                                <w:tab w:val="left" w:pos="823"/>
                              </w:tabs>
                              <w:spacing w:line="245" w:lineRule="auto"/>
                              <w:ind w:right="110"/>
                              <w:jc w:val="both"/>
                            </w:pPr>
                            <w:r>
                              <w:rPr>
                                <w:rFonts w:ascii="Arial" w:hAnsi="Arial"/>
                                <w:b/>
                                <w:color w:val="000000"/>
                              </w:rPr>
                              <w:t>“EL</w:t>
                            </w:r>
                            <w:r>
                              <w:rPr>
                                <w:rFonts w:ascii="Arial" w:hAnsi="Arial"/>
                                <w:b/>
                                <w:color w:val="000000"/>
                                <w:spacing w:val="-10"/>
                              </w:rPr>
                              <w:t xml:space="preserve"> </w:t>
                            </w:r>
                            <w:r>
                              <w:rPr>
                                <w:rFonts w:ascii="Arial" w:hAnsi="Arial"/>
                                <w:b/>
                                <w:color w:val="000000"/>
                              </w:rPr>
                              <w:t>PROVEEDOR”</w:t>
                            </w:r>
                            <w:r>
                              <w:rPr>
                                <w:rFonts w:ascii="Arial" w:hAnsi="Arial"/>
                                <w:b/>
                                <w:color w:val="000000"/>
                                <w:spacing w:val="-9"/>
                              </w:rPr>
                              <w:t xml:space="preserve"> </w:t>
                            </w:r>
                            <w:r>
                              <w:rPr>
                                <w:color w:val="000000"/>
                              </w:rPr>
                              <w:t>deberá</w:t>
                            </w:r>
                            <w:r>
                              <w:rPr>
                                <w:color w:val="000000"/>
                                <w:spacing w:val="-10"/>
                              </w:rPr>
                              <w:t xml:space="preserve"> </w:t>
                            </w:r>
                            <w:r>
                              <w:rPr>
                                <w:color w:val="000000"/>
                              </w:rPr>
                              <w:t>efectuar</w:t>
                            </w:r>
                            <w:r>
                              <w:rPr>
                                <w:color w:val="000000"/>
                                <w:spacing w:val="-10"/>
                              </w:rPr>
                              <w:t xml:space="preserve"> </w:t>
                            </w:r>
                            <w:r>
                              <w:rPr>
                                <w:color w:val="000000"/>
                              </w:rPr>
                              <w:t>las</w:t>
                            </w:r>
                            <w:r>
                              <w:rPr>
                                <w:color w:val="000000"/>
                                <w:spacing w:val="-9"/>
                              </w:rPr>
                              <w:t xml:space="preserve"> </w:t>
                            </w:r>
                            <w:r>
                              <w:rPr>
                                <w:color w:val="000000"/>
                              </w:rPr>
                              <w:t>instalaciones</w:t>
                            </w:r>
                            <w:r>
                              <w:rPr>
                                <w:color w:val="000000"/>
                                <w:spacing w:val="-9"/>
                              </w:rPr>
                              <w:t xml:space="preserve"> </w:t>
                            </w:r>
                            <w:r>
                              <w:rPr>
                                <w:color w:val="000000"/>
                              </w:rPr>
                              <w:t>y</w:t>
                            </w:r>
                            <w:r>
                              <w:rPr>
                                <w:color w:val="000000"/>
                                <w:spacing w:val="-12"/>
                              </w:rPr>
                              <w:t xml:space="preserve"> </w:t>
                            </w:r>
                            <w:r>
                              <w:rPr>
                                <w:color w:val="000000"/>
                              </w:rPr>
                              <w:t>empezar</w:t>
                            </w:r>
                            <w:r>
                              <w:rPr>
                                <w:color w:val="000000"/>
                                <w:spacing w:val="-10"/>
                              </w:rPr>
                              <w:t xml:space="preserve"> </w:t>
                            </w:r>
                            <w:r>
                              <w:rPr>
                                <w:color w:val="000000"/>
                              </w:rPr>
                              <w:t>a</w:t>
                            </w:r>
                            <w:r>
                              <w:rPr>
                                <w:color w:val="000000"/>
                                <w:spacing w:val="-10"/>
                              </w:rPr>
                              <w:t xml:space="preserve"> </w:t>
                            </w:r>
                            <w:r>
                              <w:rPr>
                                <w:color w:val="000000"/>
                              </w:rPr>
                              <w:t>prestar</w:t>
                            </w:r>
                            <w:r>
                              <w:rPr>
                                <w:color w:val="000000"/>
                                <w:spacing w:val="-10"/>
                              </w:rPr>
                              <w:t xml:space="preserve"> </w:t>
                            </w:r>
                            <w:r>
                              <w:rPr>
                                <w:color w:val="000000"/>
                              </w:rPr>
                              <w:t>el</w:t>
                            </w:r>
                            <w:r>
                              <w:rPr>
                                <w:color w:val="000000"/>
                                <w:spacing w:val="-12"/>
                              </w:rPr>
                              <w:t xml:space="preserve"> </w:t>
                            </w:r>
                            <w:r>
                              <w:rPr>
                                <w:color w:val="000000"/>
                              </w:rPr>
                              <w:t>servicio</w:t>
                            </w:r>
                            <w:r>
                              <w:rPr>
                                <w:color w:val="000000"/>
                                <w:spacing w:val="-12"/>
                              </w:rPr>
                              <w:t xml:space="preserve"> </w:t>
                            </w:r>
                            <w:r>
                              <w:rPr>
                                <w:color w:val="000000"/>
                              </w:rPr>
                              <w:t>motivo</w:t>
                            </w:r>
                            <w:r>
                              <w:rPr>
                                <w:color w:val="000000"/>
                                <w:spacing w:val="-10"/>
                              </w:rPr>
                              <w:t xml:space="preserve"> </w:t>
                            </w:r>
                            <w:r>
                              <w:rPr>
                                <w:color w:val="000000"/>
                              </w:rPr>
                              <w:t>del</w:t>
                            </w:r>
                            <w:r>
                              <w:rPr>
                                <w:color w:val="000000"/>
                                <w:spacing w:val="-10"/>
                              </w:rPr>
                              <w:t xml:space="preserve"> </w:t>
                            </w:r>
                            <w:r>
                              <w:rPr>
                                <w:color w:val="000000"/>
                              </w:rPr>
                              <w:t>presente</w:t>
                            </w:r>
                            <w:r>
                              <w:rPr>
                                <w:color w:val="000000"/>
                                <w:spacing w:val="-12"/>
                              </w:rPr>
                              <w:t xml:space="preserve"> </w:t>
                            </w:r>
                            <w:r>
                              <w:rPr>
                                <w:color w:val="000000"/>
                              </w:rPr>
                              <w:t>contrato</w:t>
                            </w:r>
                            <w:r>
                              <w:rPr>
                                <w:color w:val="000000"/>
                                <w:spacing w:val="-9"/>
                              </w:rPr>
                              <w:t xml:space="preserve"> </w:t>
                            </w:r>
                            <w:r>
                              <w:rPr>
                                <w:color w:val="000000"/>
                              </w:rPr>
                              <w:t>dentro de un plazo que no exceda de 10 días naturales posteriores a su firma.</w:t>
                            </w:r>
                          </w:p>
                          <w:p w14:paraId="52CB7243" w14:textId="77777777" w:rsidR="00B20521" w:rsidRDefault="00B20521">
                            <w:pPr>
                              <w:pStyle w:val="Textoindependiente"/>
                              <w:numPr>
                                <w:ilvl w:val="0"/>
                                <w:numId w:val="4"/>
                              </w:numPr>
                              <w:tabs>
                                <w:tab w:val="left" w:pos="823"/>
                              </w:tabs>
                              <w:spacing w:line="245" w:lineRule="auto"/>
                              <w:ind w:right="102"/>
                              <w:jc w:val="both"/>
                            </w:pPr>
                            <w:r>
                              <w:rPr>
                                <w:color w:val="000000"/>
                              </w:rPr>
                              <w:t xml:space="preserve">A partir de que </w:t>
                            </w:r>
                            <w:r>
                              <w:rPr>
                                <w:rFonts w:ascii="Arial" w:hAnsi="Arial"/>
                                <w:b/>
                                <w:color w:val="000000"/>
                              </w:rPr>
                              <w:t xml:space="preserve">“EL SUSCRIPTOR” </w:t>
                            </w:r>
                            <w:r>
                              <w:rPr>
                                <w:color w:val="000000"/>
                              </w:rPr>
                              <w:t>cuente con el servicio se empezará a cobrar la mensualidad, dependiendo de la fecha de inicio de servicio, será total o parcialmente la mensualidad correspondiente únicamente al periodo utilizado.</w:t>
                            </w:r>
                          </w:p>
                          <w:p w14:paraId="61EB61FF" w14:textId="77777777" w:rsidR="00B20521" w:rsidRDefault="00B20521">
                            <w:pPr>
                              <w:pStyle w:val="Textoindependiente"/>
                              <w:numPr>
                                <w:ilvl w:val="0"/>
                                <w:numId w:val="4"/>
                              </w:numPr>
                              <w:tabs>
                                <w:tab w:val="left" w:pos="823"/>
                              </w:tabs>
                              <w:spacing w:line="238" w:lineRule="auto"/>
                              <w:ind w:right="102"/>
                              <w:jc w:val="both"/>
                            </w:pPr>
                            <w:r>
                              <w:rPr>
                                <w:color w:val="000000"/>
                              </w:rPr>
                              <w:t>En caso de existir imposibilidad física o técnica para la instalación del servicio, este contrato no tendrá validez alguna, por</w:t>
                            </w:r>
                            <w:r>
                              <w:rPr>
                                <w:color w:val="000000"/>
                                <w:spacing w:val="-3"/>
                              </w:rPr>
                              <w:t xml:space="preserve"> </w:t>
                            </w:r>
                            <w:r>
                              <w:rPr>
                                <w:color w:val="000000"/>
                              </w:rPr>
                              <w:t>lo</w:t>
                            </w:r>
                            <w:r>
                              <w:rPr>
                                <w:color w:val="000000"/>
                                <w:spacing w:val="-4"/>
                              </w:rPr>
                              <w:t xml:space="preserve"> </w:t>
                            </w:r>
                            <w:r>
                              <w:rPr>
                                <w:color w:val="000000"/>
                              </w:rPr>
                              <w:t>que</w:t>
                            </w:r>
                            <w:r>
                              <w:rPr>
                                <w:color w:val="000000"/>
                                <w:spacing w:val="-4"/>
                              </w:rPr>
                              <w:t xml:space="preserve"> </w:t>
                            </w:r>
                            <w:r>
                              <w:rPr>
                                <w:color w:val="000000"/>
                              </w:rPr>
                              <w:t>se</w:t>
                            </w:r>
                            <w:r>
                              <w:rPr>
                                <w:color w:val="000000"/>
                                <w:spacing w:val="-4"/>
                              </w:rPr>
                              <w:t xml:space="preserve"> </w:t>
                            </w:r>
                            <w:r>
                              <w:rPr>
                                <w:color w:val="000000"/>
                              </w:rPr>
                              <w:t>dará</w:t>
                            </w:r>
                            <w:r>
                              <w:rPr>
                                <w:color w:val="000000"/>
                                <w:spacing w:val="-3"/>
                              </w:rPr>
                              <w:t xml:space="preserve"> </w:t>
                            </w:r>
                            <w:r>
                              <w:rPr>
                                <w:color w:val="000000"/>
                              </w:rPr>
                              <w:t>por</w:t>
                            </w:r>
                            <w:r>
                              <w:rPr>
                                <w:color w:val="000000"/>
                                <w:spacing w:val="-3"/>
                              </w:rPr>
                              <w:t xml:space="preserve"> </w:t>
                            </w:r>
                            <w:r>
                              <w:rPr>
                                <w:color w:val="000000"/>
                              </w:rPr>
                              <w:t>terminado,</w:t>
                            </w:r>
                            <w:r>
                              <w:rPr>
                                <w:color w:val="000000"/>
                                <w:spacing w:val="-3"/>
                              </w:rPr>
                              <w:t xml:space="preserve"> </w:t>
                            </w:r>
                            <w:r>
                              <w:rPr>
                                <w:color w:val="000000"/>
                              </w:rPr>
                              <w:t>sin</w:t>
                            </w:r>
                            <w:r>
                              <w:rPr>
                                <w:color w:val="000000"/>
                                <w:spacing w:val="-3"/>
                              </w:rPr>
                              <w:t xml:space="preserve"> </w:t>
                            </w:r>
                            <w:r>
                              <w:rPr>
                                <w:color w:val="000000"/>
                              </w:rPr>
                              <w:t>perjuicio</w:t>
                            </w:r>
                            <w:r>
                              <w:rPr>
                                <w:color w:val="000000"/>
                                <w:spacing w:val="-3"/>
                              </w:rPr>
                              <w:t xml:space="preserve"> </w:t>
                            </w:r>
                            <w:r>
                              <w:rPr>
                                <w:color w:val="000000"/>
                              </w:rPr>
                              <w:t>alguno</w:t>
                            </w:r>
                            <w:r>
                              <w:rPr>
                                <w:color w:val="000000"/>
                                <w:spacing w:val="-3"/>
                              </w:rPr>
                              <w:t xml:space="preserve"> </w:t>
                            </w:r>
                            <w:r>
                              <w:rPr>
                                <w:color w:val="000000"/>
                              </w:rPr>
                              <w:t xml:space="preserve">para </w:t>
                            </w:r>
                            <w:r>
                              <w:rPr>
                                <w:rFonts w:ascii="Arial" w:hAnsi="Arial"/>
                                <w:b/>
                                <w:color w:val="000000"/>
                              </w:rPr>
                              <w:t>“EL</w:t>
                            </w:r>
                            <w:r>
                              <w:rPr>
                                <w:rFonts w:ascii="Arial" w:hAnsi="Arial"/>
                                <w:b/>
                                <w:color w:val="000000"/>
                                <w:spacing w:val="-3"/>
                              </w:rPr>
                              <w:t xml:space="preserve"> </w:t>
                            </w:r>
                            <w:r>
                              <w:rPr>
                                <w:rFonts w:ascii="Arial" w:hAnsi="Arial"/>
                                <w:b/>
                                <w:color w:val="000000"/>
                              </w:rPr>
                              <w:t>SUSCRIPTOR”</w:t>
                            </w:r>
                            <w:r>
                              <w:rPr>
                                <w:color w:val="000000"/>
                              </w:rPr>
                              <w:t>,</w:t>
                            </w:r>
                            <w:r>
                              <w:rPr>
                                <w:color w:val="000000"/>
                                <w:spacing w:val="-3"/>
                              </w:rPr>
                              <w:t xml:space="preserve"> </w:t>
                            </w:r>
                            <w:r>
                              <w:rPr>
                                <w:rFonts w:ascii="Arial" w:hAnsi="Arial"/>
                                <w:b/>
                                <w:color w:val="000000"/>
                              </w:rPr>
                              <w:t>“EL</w:t>
                            </w:r>
                            <w:r>
                              <w:rPr>
                                <w:rFonts w:ascii="Arial" w:hAnsi="Arial"/>
                                <w:b/>
                                <w:color w:val="000000"/>
                                <w:spacing w:val="-3"/>
                              </w:rPr>
                              <w:t xml:space="preserve"> </w:t>
                            </w:r>
                            <w:r>
                              <w:rPr>
                                <w:rFonts w:ascii="Arial" w:hAnsi="Arial"/>
                                <w:b/>
                                <w:color w:val="000000"/>
                              </w:rPr>
                              <w:t>PROVEEDOR”</w:t>
                            </w:r>
                            <w:r>
                              <w:rPr>
                                <w:rFonts w:ascii="Arial" w:hAnsi="Arial"/>
                                <w:b/>
                                <w:color w:val="000000"/>
                                <w:spacing w:val="-1"/>
                              </w:rPr>
                              <w:t xml:space="preserve"> </w:t>
                            </w:r>
                            <w:r>
                              <w:rPr>
                                <w:color w:val="000000"/>
                              </w:rPr>
                              <w:t>deberá</w:t>
                            </w:r>
                            <w:r>
                              <w:rPr>
                                <w:color w:val="000000"/>
                                <w:spacing w:val="-4"/>
                              </w:rPr>
                              <w:t xml:space="preserve"> </w:t>
                            </w:r>
                            <w:r>
                              <w:rPr>
                                <w:color w:val="000000"/>
                              </w:rPr>
                              <w:t>de</w:t>
                            </w:r>
                            <w:r>
                              <w:rPr>
                                <w:color w:val="000000"/>
                                <w:spacing w:val="-3"/>
                              </w:rPr>
                              <w:t xml:space="preserve"> </w:t>
                            </w:r>
                            <w:r>
                              <w:rPr>
                                <w:color w:val="000000"/>
                              </w:rPr>
                              <w:t>realizar la</w:t>
                            </w:r>
                            <w:r>
                              <w:rPr>
                                <w:color w:val="000000"/>
                                <w:spacing w:val="-2"/>
                              </w:rPr>
                              <w:t xml:space="preserve"> </w:t>
                            </w:r>
                            <w:r>
                              <w:rPr>
                                <w:color w:val="000000"/>
                              </w:rPr>
                              <w:t>devolución</w:t>
                            </w:r>
                            <w:r>
                              <w:rPr>
                                <w:color w:val="000000"/>
                                <w:spacing w:val="-2"/>
                              </w:rPr>
                              <w:t xml:space="preserve"> </w:t>
                            </w:r>
                            <w:r>
                              <w:rPr>
                                <w:color w:val="000000"/>
                              </w:rPr>
                              <w:t>de</w:t>
                            </w:r>
                            <w:r>
                              <w:rPr>
                                <w:color w:val="000000"/>
                                <w:spacing w:val="-2"/>
                              </w:rPr>
                              <w:t xml:space="preserve"> </w:t>
                            </w:r>
                            <w:r>
                              <w:rPr>
                                <w:color w:val="000000"/>
                              </w:rPr>
                              <w:t>todas</w:t>
                            </w:r>
                            <w:r>
                              <w:rPr>
                                <w:color w:val="000000"/>
                                <w:spacing w:val="-1"/>
                              </w:rPr>
                              <w:t xml:space="preserve"> </w:t>
                            </w:r>
                            <w:r>
                              <w:rPr>
                                <w:color w:val="000000"/>
                              </w:rPr>
                              <w:t>las</w:t>
                            </w:r>
                            <w:r>
                              <w:rPr>
                                <w:color w:val="000000"/>
                                <w:spacing w:val="-1"/>
                              </w:rPr>
                              <w:t xml:space="preserve"> </w:t>
                            </w:r>
                            <w:r>
                              <w:rPr>
                                <w:color w:val="000000"/>
                              </w:rPr>
                              <w:t>cantidades</w:t>
                            </w:r>
                            <w:r>
                              <w:rPr>
                                <w:color w:val="000000"/>
                                <w:spacing w:val="-1"/>
                              </w:rPr>
                              <w:t xml:space="preserve"> </w:t>
                            </w:r>
                            <w:r>
                              <w:rPr>
                                <w:color w:val="000000"/>
                              </w:rPr>
                              <w:t>dadas</w:t>
                            </w:r>
                            <w:r>
                              <w:rPr>
                                <w:color w:val="000000"/>
                                <w:spacing w:val="-1"/>
                              </w:rPr>
                              <w:t xml:space="preserve"> </w:t>
                            </w:r>
                            <w:r>
                              <w:rPr>
                                <w:color w:val="000000"/>
                              </w:rPr>
                              <w:t>por</w:t>
                            </w:r>
                            <w:r>
                              <w:rPr>
                                <w:color w:val="000000"/>
                                <w:spacing w:val="-2"/>
                              </w:rPr>
                              <w:t xml:space="preserve"> </w:t>
                            </w:r>
                            <w:r>
                              <w:rPr>
                                <w:color w:val="000000"/>
                              </w:rPr>
                              <w:t>adelantado</w:t>
                            </w:r>
                            <w:r>
                              <w:rPr>
                                <w:color w:val="000000"/>
                                <w:spacing w:val="-4"/>
                              </w:rPr>
                              <w:t xml:space="preserve"> </w:t>
                            </w:r>
                            <w:r>
                              <w:rPr>
                                <w:color w:val="000000"/>
                              </w:rPr>
                              <w:t>dentro</w:t>
                            </w:r>
                            <w:r>
                              <w:rPr>
                                <w:color w:val="000000"/>
                                <w:spacing w:val="-2"/>
                              </w:rPr>
                              <w:t xml:space="preserve"> </w:t>
                            </w:r>
                            <w:r>
                              <w:rPr>
                                <w:color w:val="000000"/>
                              </w:rPr>
                              <w:t>de</w:t>
                            </w:r>
                            <w:r>
                              <w:rPr>
                                <w:color w:val="000000"/>
                                <w:spacing w:val="-2"/>
                              </w:rPr>
                              <w:t xml:space="preserve"> </w:t>
                            </w:r>
                            <w:r>
                              <w:rPr>
                                <w:color w:val="000000"/>
                              </w:rPr>
                              <w:t>los</w:t>
                            </w:r>
                            <w:r>
                              <w:rPr>
                                <w:color w:val="000000"/>
                                <w:spacing w:val="-1"/>
                              </w:rPr>
                              <w:t xml:space="preserve"> </w:t>
                            </w:r>
                            <w:r>
                              <w:rPr>
                                <w:color w:val="000000"/>
                              </w:rPr>
                              <w:t>10</w:t>
                            </w:r>
                            <w:r>
                              <w:rPr>
                                <w:color w:val="000000"/>
                                <w:spacing w:val="-2"/>
                              </w:rPr>
                              <w:t xml:space="preserve"> </w:t>
                            </w:r>
                            <w:r>
                              <w:rPr>
                                <w:color w:val="000000"/>
                              </w:rPr>
                              <w:t>días</w:t>
                            </w:r>
                            <w:r>
                              <w:rPr>
                                <w:color w:val="000000"/>
                                <w:spacing w:val="-1"/>
                              </w:rPr>
                              <w:t xml:space="preserve"> </w:t>
                            </w:r>
                            <w:r>
                              <w:rPr>
                                <w:color w:val="000000"/>
                              </w:rPr>
                              <w:t>siguientes</w:t>
                            </w:r>
                            <w:r>
                              <w:rPr>
                                <w:color w:val="000000"/>
                                <w:spacing w:val="-1"/>
                              </w:rPr>
                              <w:t xml:space="preserve"> </w:t>
                            </w:r>
                            <w:r>
                              <w:rPr>
                                <w:color w:val="000000"/>
                              </w:rPr>
                              <w:t>en</w:t>
                            </w:r>
                            <w:r>
                              <w:rPr>
                                <w:color w:val="000000"/>
                                <w:spacing w:val="-2"/>
                              </w:rPr>
                              <w:t xml:space="preserve"> </w:t>
                            </w:r>
                            <w:r>
                              <w:rPr>
                                <w:color w:val="000000"/>
                              </w:rPr>
                              <w:t>que</w:t>
                            </w:r>
                            <w:r>
                              <w:rPr>
                                <w:color w:val="000000"/>
                                <w:spacing w:val="-2"/>
                              </w:rPr>
                              <w:t xml:space="preserve"> </w:t>
                            </w:r>
                            <w:r>
                              <w:rPr>
                                <w:color w:val="000000"/>
                              </w:rPr>
                              <w:t>se</w:t>
                            </w:r>
                            <w:r>
                              <w:rPr>
                                <w:color w:val="000000"/>
                                <w:spacing w:val="-2"/>
                              </w:rPr>
                              <w:t xml:space="preserve"> </w:t>
                            </w:r>
                            <w:r>
                              <w:rPr>
                                <w:color w:val="000000"/>
                              </w:rPr>
                              <w:t>determine</w:t>
                            </w:r>
                            <w:r>
                              <w:rPr>
                                <w:color w:val="000000"/>
                                <w:spacing w:val="-2"/>
                              </w:rPr>
                              <w:t xml:space="preserve"> </w:t>
                            </w:r>
                            <w:r>
                              <w:rPr>
                                <w:color w:val="000000"/>
                              </w:rPr>
                              <w:t xml:space="preserve">dicho supuesto, sin que exista posibilidad de prórroga para </w:t>
                            </w:r>
                            <w:r>
                              <w:rPr>
                                <w:rFonts w:ascii="Arial" w:hAnsi="Arial"/>
                                <w:b/>
                                <w:color w:val="000000"/>
                              </w:rPr>
                              <w:t>“EL PROVEEDOR”</w:t>
                            </w:r>
                            <w:r>
                              <w:rPr>
                                <w:color w:val="000000"/>
                              </w:rPr>
                              <w:t>.</w:t>
                            </w:r>
                          </w:p>
                          <w:p w14:paraId="1E1B5A24" w14:textId="77777777" w:rsidR="00B20521" w:rsidRDefault="00B20521">
                            <w:pPr>
                              <w:pStyle w:val="Textoindependiente"/>
                              <w:numPr>
                                <w:ilvl w:val="0"/>
                                <w:numId w:val="4"/>
                              </w:numPr>
                              <w:tabs>
                                <w:tab w:val="left" w:pos="823"/>
                              </w:tabs>
                              <w:spacing w:line="242" w:lineRule="auto"/>
                              <w:ind w:right="99"/>
                              <w:jc w:val="both"/>
                            </w:pPr>
                            <w:r>
                              <w:rPr>
                                <w:rFonts w:ascii="Arial" w:hAnsi="Arial"/>
                                <w:b/>
                                <w:color w:val="000000"/>
                              </w:rPr>
                              <w:t xml:space="preserve">“EL SUSCRIPTOR” </w:t>
                            </w:r>
                            <w:r>
                              <w:rPr>
                                <w:color w:val="000000"/>
                              </w:rPr>
                              <w:t xml:space="preserve">conviene en permitir el acceso a su domicilio con previo aviso por parte de </w:t>
                            </w:r>
                            <w:r>
                              <w:rPr>
                                <w:rFonts w:ascii="Arial" w:hAnsi="Arial"/>
                                <w:b/>
                                <w:color w:val="000000"/>
                              </w:rPr>
                              <w:t>“EL PROVEEDOR”</w:t>
                            </w:r>
                            <w:r>
                              <w:rPr>
                                <w:color w:val="000000"/>
                              </w:rPr>
                              <w:t xml:space="preserve">, a los operativos y empleados de este en donde se encuentren las instalaciones, previa presentación de su credencial o tarjeta de identificación, a los operativos y empleados de </w:t>
                            </w:r>
                            <w:r>
                              <w:rPr>
                                <w:rFonts w:ascii="Arial" w:hAnsi="Arial"/>
                                <w:b/>
                                <w:color w:val="000000"/>
                              </w:rPr>
                              <w:t>“EL PROVEEDOR”</w:t>
                            </w:r>
                            <w:r>
                              <w:rPr>
                                <w:color w:val="000000"/>
                              </w:rPr>
                              <w:t>, para efecto de modificación de las instalaciones en su caso.</w:t>
                            </w:r>
                          </w:p>
                          <w:p w14:paraId="1A5DDD24" w14:textId="77777777" w:rsidR="00B20521" w:rsidRDefault="00B20521">
                            <w:pPr>
                              <w:pStyle w:val="Contenidodelmarcouser"/>
                              <w:numPr>
                                <w:ilvl w:val="0"/>
                                <w:numId w:val="4"/>
                              </w:numPr>
                              <w:tabs>
                                <w:tab w:val="left" w:pos="823"/>
                              </w:tabs>
                              <w:ind w:right="101"/>
                              <w:jc w:val="both"/>
                              <w:rPr>
                                <w:rFonts w:ascii="Arial" w:hAnsi="Arial"/>
                                <w:b/>
                                <w:sz w:val="18"/>
                              </w:rPr>
                            </w:pPr>
                            <w:r>
                              <w:rPr>
                                <w:color w:val="000000"/>
                                <w:sz w:val="18"/>
                              </w:rPr>
                              <w:t xml:space="preserve">Para verificar la autenticidad de las credenciales de los operativos y empleados, </w:t>
                            </w:r>
                            <w:r>
                              <w:rPr>
                                <w:rFonts w:ascii="Arial" w:hAnsi="Arial"/>
                                <w:b/>
                                <w:color w:val="000000"/>
                                <w:sz w:val="18"/>
                              </w:rPr>
                              <w:t>“EL SUSCRIPTOR”</w:t>
                            </w:r>
                            <w:r>
                              <w:rPr>
                                <w:color w:val="000000"/>
                                <w:sz w:val="18"/>
                              </w:rPr>
                              <w:t>, deberá llamar al teléfono de</w:t>
                            </w:r>
                            <w:r>
                              <w:rPr>
                                <w:color w:val="000000"/>
                                <w:spacing w:val="40"/>
                                <w:sz w:val="18"/>
                              </w:rPr>
                              <w:t xml:space="preserve"> </w:t>
                            </w:r>
                            <w:r>
                              <w:rPr>
                                <w:rFonts w:ascii="Arial" w:hAnsi="Arial"/>
                                <w:b/>
                                <w:color w:val="000000"/>
                                <w:sz w:val="18"/>
                              </w:rPr>
                              <w:t>“EL PROVEEDOR”.</w:t>
                            </w:r>
                          </w:p>
                        </w:txbxContent>
                      </wps:txbx>
                      <wps:bodyPr lIns="0" tIns="0" rIns="0" bIns="0" anchor="t">
                        <a:noAutofit/>
                      </wps:bodyPr>
                    </wps:wsp>
                  </a:graphicData>
                </a:graphic>
              </wp:inline>
            </w:drawing>
          </mc:Choice>
          <mc:Fallback>
            <w:pict>
              <v:rect w14:anchorId="0902F82B" id="Textbox 5" o:spid="_x0000_s1027" style="width:525.25pt;height:1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" filled="f" strokeweight=".18mm">
                <v:stroke joinstyle="round"/>
                <v:textbox inset="0,0,0,0">
                  <w:txbxContent>
                    <w:p w14:paraId="149C9BFF" w14:textId="77777777" w:rsidR="00B20521" w:rsidRDefault="00B20521">
                      <w:pPr>
                        <w:pStyle w:val="Contenidodelmarcouser"/>
                        <w:spacing w:line="202" w:lineRule="exact"/>
                        <w:jc w:val="center"/>
                        <w:rPr>
                          <w:rFonts w:ascii="Arial" w:hAnsi="Arial"/>
                          <w:b/>
                          <w:sz w:val="18"/>
                        </w:rPr>
                      </w:pPr>
                      <w:r>
                        <w:rPr>
                          <w:rFonts w:ascii="Arial" w:hAnsi="Arial"/>
                          <w:b/>
                          <w:color w:val="000000"/>
                          <w:spacing w:val="-2"/>
                          <w:sz w:val="18"/>
                        </w:rPr>
                        <w:t>CONSIDERACIONES</w:t>
                      </w:r>
                    </w:p>
                    <w:p w14:paraId="57195057" w14:textId="77777777" w:rsidR="00B20521" w:rsidRDefault="00B20521">
                      <w:pPr>
                        <w:pStyle w:val="Textoindependiente"/>
                        <w:rPr>
                          <w:rFonts w:ascii="Arial" w:hAnsi="Arial"/>
                          <w:b/>
                        </w:rPr>
                      </w:pPr>
                    </w:p>
                    <w:p w14:paraId="012BF71F" w14:textId="77777777" w:rsidR="00B20521" w:rsidRDefault="00B20521">
                      <w:pPr>
                        <w:pStyle w:val="Textoindependiente"/>
                        <w:rPr>
                          <w:rFonts w:ascii="Arial" w:hAnsi="Arial"/>
                          <w:b/>
                        </w:rPr>
                      </w:pPr>
                    </w:p>
                    <w:p w14:paraId="0EB407C1" w14:textId="77777777" w:rsidR="00B20521" w:rsidRDefault="00B20521">
                      <w:pPr>
                        <w:pStyle w:val="Textoindependiente"/>
                        <w:spacing w:before="48"/>
                        <w:rPr>
                          <w:rFonts w:ascii="Arial" w:hAnsi="Arial"/>
                          <w:b/>
                        </w:rPr>
                      </w:pPr>
                    </w:p>
                    <w:p w14:paraId="2B9A2007" w14:textId="77777777" w:rsidR="00B20521" w:rsidRDefault="00B20521">
                      <w:pPr>
                        <w:pStyle w:val="Textoindependiente"/>
                        <w:numPr>
                          <w:ilvl w:val="0"/>
                          <w:numId w:val="4"/>
                        </w:numPr>
                        <w:tabs>
                          <w:tab w:val="left" w:pos="823"/>
                        </w:tabs>
                        <w:spacing w:line="245" w:lineRule="auto"/>
                        <w:ind w:right="110"/>
                        <w:jc w:val="both"/>
                      </w:pPr>
                      <w:r>
                        <w:rPr>
                          <w:rFonts w:ascii="Arial" w:hAnsi="Arial"/>
                          <w:b/>
                          <w:color w:val="000000"/>
                        </w:rPr>
                        <w:t>“EL</w:t>
                      </w:r>
                      <w:r>
                        <w:rPr>
                          <w:rFonts w:ascii="Arial" w:hAnsi="Arial"/>
                          <w:b/>
                          <w:color w:val="000000"/>
                          <w:spacing w:val="-10"/>
                        </w:rPr>
                        <w:t xml:space="preserve"> </w:t>
                      </w:r>
                      <w:r>
                        <w:rPr>
                          <w:rFonts w:ascii="Arial" w:hAnsi="Arial"/>
                          <w:b/>
                          <w:color w:val="000000"/>
                        </w:rPr>
                        <w:t>PROVEEDOR”</w:t>
                      </w:r>
                      <w:r>
                        <w:rPr>
                          <w:rFonts w:ascii="Arial" w:hAnsi="Arial"/>
                          <w:b/>
                          <w:color w:val="000000"/>
                          <w:spacing w:val="-9"/>
                        </w:rPr>
                        <w:t xml:space="preserve"> </w:t>
                      </w:r>
                      <w:r>
                        <w:rPr>
                          <w:color w:val="000000"/>
                        </w:rPr>
                        <w:t>deberá</w:t>
                      </w:r>
                      <w:r>
                        <w:rPr>
                          <w:color w:val="000000"/>
                          <w:spacing w:val="-10"/>
                        </w:rPr>
                        <w:t xml:space="preserve"> </w:t>
                      </w:r>
                      <w:r>
                        <w:rPr>
                          <w:color w:val="000000"/>
                        </w:rPr>
                        <w:t>efectuar</w:t>
                      </w:r>
                      <w:r>
                        <w:rPr>
                          <w:color w:val="000000"/>
                          <w:spacing w:val="-10"/>
                        </w:rPr>
                        <w:t xml:space="preserve"> </w:t>
                      </w:r>
                      <w:r>
                        <w:rPr>
                          <w:color w:val="000000"/>
                        </w:rPr>
                        <w:t>las</w:t>
                      </w:r>
                      <w:r>
                        <w:rPr>
                          <w:color w:val="000000"/>
                          <w:spacing w:val="-9"/>
                        </w:rPr>
                        <w:t xml:space="preserve"> </w:t>
                      </w:r>
                      <w:r>
                        <w:rPr>
                          <w:color w:val="000000"/>
                        </w:rPr>
                        <w:t>instalaciones</w:t>
                      </w:r>
                      <w:r>
                        <w:rPr>
                          <w:color w:val="000000"/>
                          <w:spacing w:val="-9"/>
                        </w:rPr>
                        <w:t xml:space="preserve"> </w:t>
                      </w:r>
                      <w:r>
                        <w:rPr>
                          <w:color w:val="000000"/>
                        </w:rPr>
                        <w:t>y</w:t>
                      </w:r>
                      <w:r>
                        <w:rPr>
                          <w:color w:val="000000"/>
                          <w:spacing w:val="-12"/>
                        </w:rPr>
                        <w:t xml:space="preserve"> </w:t>
                      </w:r>
                      <w:r>
                        <w:rPr>
                          <w:color w:val="000000"/>
                        </w:rPr>
                        <w:t>empezar</w:t>
                      </w:r>
                      <w:r>
                        <w:rPr>
                          <w:color w:val="000000"/>
                          <w:spacing w:val="-10"/>
                        </w:rPr>
                        <w:t xml:space="preserve"> </w:t>
                      </w:r>
                      <w:r>
                        <w:rPr>
                          <w:color w:val="000000"/>
                        </w:rPr>
                        <w:t>a</w:t>
                      </w:r>
                      <w:r>
                        <w:rPr>
                          <w:color w:val="000000"/>
                          <w:spacing w:val="-10"/>
                        </w:rPr>
                        <w:t xml:space="preserve"> </w:t>
                      </w:r>
                      <w:r>
                        <w:rPr>
                          <w:color w:val="000000"/>
                        </w:rPr>
                        <w:t>prestar</w:t>
                      </w:r>
                      <w:r>
                        <w:rPr>
                          <w:color w:val="000000"/>
                          <w:spacing w:val="-10"/>
                        </w:rPr>
                        <w:t xml:space="preserve"> </w:t>
                      </w:r>
                      <w:r>
                        <w:rPr>
                          <w:color w:val="000000"/>
                        </w:rPr>
                        <w:t>el</w:t>
                      </w:r>
                      <w:r>
                        <w:rPr>
                          <w:color w:val="000000"/>
                          <w:spacing w:val="-12"/>
                        </w:rPr>
                        <w:t xml:space="preserve"> </w:t>
                      </w:r>
                      <w:r>
                        <w:rPr>
                          <w:color w:val="000000"/>
                        </w:rPr>
                        <w:t>servicio</w:t>
                      </w:r>
                      <w:r>
                        <w:rPr>
                          <w:color w:val="000000"/>
                          <w:spacing w:val="-12"/>
                        </w:rPr>
                        <w:t xml:space="preserve"> </w:t>
                      </w:r>
                      <w:r>
                        <w:rPr>
                          <w:color w:val="000000"/>
                        </w:rPr>
                        <w:t>motivo</w:t>
                      </w:r>
                      <w:r>
                        <w:rPr>
                          <w:color w:val="000000"/>
                          <w:spacing w:val="-10"/>
                        </w:rPr>
                        <w:t xml:space="preserve"> </w:t>
                      </w:r>
                      <w:r>
                        <w:rPr>
                          <w:color w:val="000000"/>
                        </w:rPr>
                        <w:t>del</w:t>
                      </w:r>
                      <w:r>
                        <w:rPr>
                          <w:color w:val="000000"/>
                          <w:spacing w:val="-10"/>
                        </w:rPr>
                        <w:t xml:space="preserve"> </w:t>
                      </w:r>
                      <w:r>
                        <w:rPr>
                          <w:color w:val="000000"/>
                        </w:rPr>
                        <w:t>presente</w:t>
                      </w:r>
                      <w:r>
                        <w:rPr>
                          <w:color w:val="000000"/>
                          <w:spacing w:val="-12"/>
                        </w:rPr>
                        <w:t xml:space="preserve"> </w:t>
                      </w:r>
                      <w:r>
                        <w:rPr>
                          <w:color w:val="000000"/>
                        </w:rPr>
                        <w:t>contrato</w:t>
                      </w:r>
                      <w:r>
                        <w:rPr>
                          <w:color w:val="000000"/>
                          <w:spacing w:val="-9"/>
                        </w:rPr>
                        <w:t xml:space="preserve"> </w:t>
                      </w:r>
                      <w:r>
                        <w:rPr>
                          <w:color w:val="000000"/>
                        </w:rPr>
                        <w:t>dentro de un plazo que no exceda de 10 días naturales posteriores a su firma.</w:t>
                      </w:r>
                    </w:p>
                    <w:p w14:paraId="52CB7243" w14:textId="77777777" w:rsidR="00B20521" w:rsidRDefault="00B20521">
                      <w:pPr>
                        <w:pStyle w:val="Textoindependiente"/>
                        <w:numPr>
                          <w:ilvl w:val="0"/>
                          <w:numId w:val="4"/>
                        </w:numPr>
                        <w:tabs>
                          <w:tab w:val="left" w:pos="823"/>
                        </w:tabs>
                        <w:spacing w:line="245" w:lineRule="auto"/>
                        <w:ind w:right="102"/>
                        <w:jc w:val="both"/>
                      </w:pPr>
                      <w:r>
                        <w:rPr>
                          <w:color w:val="000000"/>
                        </w:rPr>
                        <w:t xml:space="preserve">A partir de que </w:t>
                      </w:r>
                      <w:r>
                        <w:rPr>
                          <w:rFonts w:ascii="Arial" w:hAnsi="Arial"/>
                          <w:b/>
                          <w:color w:val="000000"/>
                        </w:rPr>
                        <w:t xml:space="preserve">“EL SUSCRIPTOR” </w:t>
                      </w:r>
                      <w:r>
                        <w:rPr>
                          <w:color w:val="000000"/>
                        </w:rPr>
                        <w:t>cuente con el servicio se empezará a cobrar la mensualidad, dependiendo de la fecha de inicio de servicio, será total o parcialmente la mensualidad correspondiente únicamente al periodo utilizado.</w:t>
                      </w:r>
                    </w:p>
                    <w:p w14:paraId="61EB61FF" w14:textId="77777777" w:rsidR="00B20521" w:rsidRDefault="00B20521">
                      <w:pPr>
                        <w:pStyle w:val="Textoindependiente"/>
                        <w:numPr>
                          <w:ilvl w:val="0"/>
                          <w:numId w:val="4"/>
                        </w:numPr>
                        <w:tabs>
                          <w:tab w:val="left" w:pos="823"/>
                        </w:tabs>
                        <w:spacing w:line="238" w:lineRule="auto"/>
                        <w:ind w:right="102"/>
                        <w:jc w:val="both"/>
                      </w:pPr>
                      <w:r>
                        <w:rPr>
                          <w:color w:val="000000"/>
                        </w:rPr>
                        <w:t>En caso de existir imposibilidad física o técnica para la instalación del servicio, este contrato no tendrá validez alguna, por</w:t>
                      </w:r>
                      <w:r>
                        <w:rPr>
                          <w:color w:val="000000"/>
                          <w:spacing w:val="-3"/>
                        </w:rPr>
                        <w:t xml:space="preserve"> </w:t>
                      </w:r>
                      <w:r>
                        <w:rPr>
                          <w:color w:val="000000"/>
                        </w:rPr>
                        <w:t>lo</w:t>
                      </w:r>
                      <w:r>
                        <w:rPr>
                          <w:color w:val="000000"/>
                          <w:spacing w:val="-4"/>
                        </w:rPr>
                        <w:t xml:space="preserve"> </w:t>
                      </w:r>
                      <w:r>
                        <w:rPr>
                          <w:color w:val="000000"/>
                        </w:rPr>
                        <w:t>que</w:t>
                      </w:r>
                      <w:r>
                        <w:rPr>
                          <w:color w:val="000000"/>
                          <w:spacing w:val="-4"/>
                        </w:rPr>
                        <w:t xml:space="preserve"> </w:t>
                      </w:r>
                      <w:r>
                        <w:rPr>
                          <w:color w:val="000000"/>
                        </w:rPr>
                        <w:t>se</w:t>
                      </w:r>
                      <w:r>
                        <w:rPr>
                          <w:color w:val="000000"/>
                          <w:spacing w:val="-4"/>
                        </w:rPr>
                        <w:t xml:space="preserve"> </w:t>
                      </w:r>
                      <w:r>
                        <w:rPr>
                          <w:color w:val="000000"/>
                        </w:rPr>
                        <w:t>dará</w:t>
                      </w:r>
                      <w:r>
                        <w:rPr>
                          <w:color w:val="000000"/>
                          <w:spacing w:val="-3"/>
                        </w:rPr>
                        <w:t xml:space="preserve"> </w:t>
                      </w:r>
                      <w:r>
                        <w:rPr>
                          <w:color w:val="000000"/>
                        </w:rPr>
                        <w:t>por</w:t>
                      </w:r>
                      <w:r>
                        <w:rPr>
                          <w:color w:val="000000"/>
                          <w:spacing w:val="-3"/>
                        </w:rPr>
                        <w:t xml:space="preserve"> </w:t>
                      </w:r>
                      <w:r>
                        <w:rPr>
                          <w:color w:val="000000"/>
                        </w:rPr>
                        <w:t>terminado,</w:t>
                      </w:r>
                      <w:r>
                        <w:rPr>
                          <w:color w:val="000000"/>
                          <w:spacing w:val="-3"/>
                        </w:rPr>
                        <w:t xml:space="preserve"> </w:t>
                      </w:r>
                      <w:r>
                        <w:rPr>
                          <w:color w:val="000000"/>
                        </w:rPr>
                        <w:t>sin</w:t>
                      </w:r>
                      <w:r>
                        <w:rPr>
                          <w:color w:val="000000"/>
                          <w:spacing w:val="-3"/>
                        </w:rPr>
                        <w:t xml:space="preserve"> </w:t>
                      </w:r>
                      <w:r>
                        <w:rPr>
                          <w:color w:val="000000"/>
                        </w:rPr>
                        <w:t>perjuicio</w:t>
                      </w:r>
                      <w:r>
                        <w:rPr>
                          <w:color w:val="000000"/>
                          <w:spacing w:val="-3"/>
                        </w:rPr>
                        <w:t xml:space="preserve"> </w:t>
                      </w:r>
                      <w:r>
                        <w:rPr>
                          <w:color w:val="000000"/>
                        </w:rPr>
                        <w:t>alguno</w:t>
                      </w:r>
                      <w:r>
                        <w:rPr>
                          <w:color w:val="000000"/>
                          <w:spacing w:val="-3"/>
                        </w:rPr>
                        <w:t xml:space="preserve"> </w:t>
                      </w:r>
                      <w:r>
                        <w:rPr>
                          <w:color w:val="000000"/>
                        </w:rPr>
                        <w:t xml:space="preserve">para </w:t>
                      </w:r>
                      <w:r>
                        <w:rPr>
                          <w:rFonts w:ascii="Arial" w:hAnsi="Arial"/>
                          <w:b/>
                          <w:color w:val="000000"/>
                        </w:rPr>
                        <w:t>“EL</w:t>
                      </w:r>
                      <w:r>
                        <w:rPr>
                          <w:rFonts w:ascii="Arial" w:hAnsi="Arial"/>
                          <w:b/>
                          <w:color w:val="000000"/>
                          <w:spacing w:val="-3"/>
                        </w:rPr>
                        <w:t xml:space="preserve"> </w:t>
                      </w:r>
                      <w:r>
                        <w:rPr>
                          <w:rFonts w:ascii="Arial" w:hAnsi="Arial"/>
                          <w:b/>
                          <w:color w:val="000000"/>
                        </w:rPr>
                        <w:t>SUSCRIPTOR”</w:t>
                      </w:r>
                      <w:r>
                        <w:rPr>
                          <w:color w:val="000000"/>
                        </w:rPr>
                        <w:t>,</w:t>
                      </w:r>
                      <w:r>
                        <w:rPr>
                          <w:color w:val="000000"/>
                          <w:spacing w:val="-3"/>
                        </w:rPr>
                        <w:t xml:space="preserve"> </w:t>
                      </w:r>
                      <w:r>
                        <w:rPr>
                          <w:rFonts w:ascii="Arial" w:hAnsi="Arial"/>
                          <w:b/>
                          <w:color w:val="000000"/>
                        </w:rPr>
                        <w:t>“EL</w:t>
                      </w:r>
                      <w:r>
                        <w:rPr>
                          <w:rFonts w:ascii="Arial" w:hAnsi="Arial"/>
                          <w:b/>
                          <w:color w:val="000000"/>
                          <w:spacing w:val="-3"/>
                        </w:rPr>
                        <w:t xml:space="preserve"> </w:t>
                      </w:r>
                      <w:r>
                        <w:rPr>
                          <w:rFonts w:ascii="Arial" w:hAnsi="Arial"/>
                          <w:b/>
                          <w:color w:val="000000"/>
                        </w:rPr>
                        <w:t>PROVEEDOR”</w:t>
                      </w:r>
                      <w:r>
                        <w:rPr>
                          <w:rFonts w:ascii="Arial" w:hAnsi="Arial"/>
                          <w:b/>
                          <w:color w:val="000000"/>
                          <w:spacing w:val="-1"/>
                        </w:rPr>
                        <w:t xml:space="preserve"> </w:t>
                      </w:r>
                      <w:r>
                        <w:rPr>
                          <w:color w:val="000000"/>
                        </w:rPr>
                        <w:t>deberá</w:t>
                      </w:r>
                      <w:r>
                        <w:rPr>
                          <w:color w:val="000000"/>
                          <w:spacing w:val="-4"/>
                        </w:rPr>
                        <w:t xml:space="preserve"> </w:t>
                      </w:r>
                      <w:r>
                        <w:rPr>
                          <w:color w:val="000000"/>
                        </w:rPr>
                        <w:t>de</w:t>
                      </w:r>
                      <w:r>
                        <w:rPr>
                          <w:color w:val="000000"/>
                          <w:spacing w:val="-3"/>
                        </w:rPr>
                        <w:t xml:space="preserve"> </w:t>
                      </w:r>
                      <w:r>
                        <w:rPr>
                          <w:color w:val="000000"/>
                        </w:rPr>
                        <w:t>realizar la</w:t>
                      </w:r>
                      <w:r>
                        <w:rPr>
                          <w:color w:val="000000"/>
                          <w:spacing w:val="-2"/>
                        </w:rPr>
                        <w:t xml:space="preserve"> </w:t>
                      </w:r>
                      <w:r>
                        <w:rPr>
                          <w:color w:val="000000"/>
                        </w:rPr>
                        <w:t>devolución</w:t>
                      </w:r>
                      <w:r>
                        <w:rPr>
                          <w:color w:val="000000"/>
                          <w:spacing w:val="-2"/>
                        </w:rPr>
                        <w:t xml:space="preserve"> </w:t>
                      </w:r>
                      <w:r>
                        <w:rPr>
                          <w:color w:val="000000"/>
                        </w:rPr>
                        <w:t>de</w:t>
                      </w:r>
                      <w:r>
                        <w:rPr>
                          <w:color w:val="000000"/>
                          <w:spacing w:val="-2"/>
                        </w:rPr>
                        <w:t xml:space="preserve"> </w:t>
                      </w:r>
                      <w:r>
                        <w:rPr>
                          <w:color w:val="000000"/>
                        </w:rPr>
                        <w:t>todas</w:t>
                      </w:r>
                      <w:r>
                        <w:rPr>
                          <w:color w:val="000000"/>
                          <w:spacing w:val="-1"/>
                        </w:rPr>
                        <w:t xml:space="preserve"> </w:t>
                      </w:r>
                      <w:r>
                        <w:rPr>
                          <w:color w:val="000000"/>
                        </w:rPr>
                        <w:t>las</w:t>
                      </w:r>
                      <w:r>
                        <w:rPr>
                          <w:color w:val="000000"/>
                          <w:spacing w:val="-1"/>
                        </w:rPr>
                        <w:t xml:space="preserve"> </w:t>
                      </w:r>
                      <w:r>
                        <w:rPr>
                          <w:color w:val="000000"/>
                        </w:rPr>
                        <w:t>cantidades</w:t>
                      </w:r>
                      <w:r>
                        <w:rPr>
                          <w:color w:val="000000"/>
                          <w:spacing w:val="-1"/>
                        </w:rPr>
                        <w:t xml:space="preserve"> </w:t>
                      </w:r>
                      <w:r>
                        <w:rPr>
                          <w:color w:val="000000"/>
                        </w:rPr>
                        <w:t>dadas</w:t>
                      </w:r>
                      <w:r>
                        <w:rPr>
                          <w:color w:val="000000"/>
                          <w:spacing w:val="-1"/>
                        </w:rPr>
                        <w:t xml:space="preserve"> </w:t>
                      </w:r>
                      <w:r>
                        <w:rPr>
                          <w:color w:val="000000"/>
                        </w:rPr>
                        <w:t>por</w:t>
                      </w:r>
                      <w:r>
                        <w:rPr>
                          <w:color w:val="000000"/>
                          <w:spacing w:val="-2"/>
                        </w:rPr>
                        <w:t xml:space="preserve"> </w:t>
                      </w:r>
                      <w:r>
                        <w:rPr>
                          <w:color w:val="000000"/>
                        </w:rPr>
                        <w:t>adelantado</w:t>
                      </w:r>
                      <w:r>
                        <w:rPr>
                          <w:color w:val="000000"/>
                          <w:spacing w:val="-4"/>
                        </w:rPr>
                        <w:t xml:space="preserve"> </w:t>
                      </w:r>
                      <w:r>
                        <w:rPr>
                          <w:color w:val="000000"/>
                        </w:rPr>
                        <w:t>dentro</w:t>
                      </w:r>
                      <w:r>
                        <w:rPr>
                          <w:color w:val="000000"/>
                          <w:spacing w:val="-2"/>
                        </w:rPr>
                        <w:t xml:space="preserve"> </w:t>
                      </w:r>
                      <w:r>
                        <w:rPr>
                          <w:color w:val="000000"/>
                        </w:rPr>
                        <w:t>de</w:t>
                      </w:r>
                      <w:r>
                        <w:rPr>
                          <w:color w:val="000000"/>
                          <w:spacing w:val="-2"/>
                        </w:rPr>
                        <w:t xml:space="preserve"> </w:t>
                      </w:r>
                      <w:r>
                        <w:rPr>
                          <w:color w:val="000000"/>
                        </w:rPr>
                        <w:t>los</w:t>
                      </w:r>
                      <w:r>
                        <w:rPr>
                          <w:color w:val="000000"/>
                          <w:spacing w:val="-1"/>
                        </w:rPr>
                        <w:t xml:space="preserve"> </w:t>
                      </w:r>
                      <w:r>
                        <w:rPr>
                          <w:color w:val="000000"/>
                        </w:rPr>
                        <w:t>10</w:t>
                      </w:r>
                      <w:r>
                        <w:rPr>
                          <w:color w:val="000000"/>
                          <w:spacing w:val="-2"/>
                        </w:rPr>
                        <w:t xml:space="preserve"> </w:t>
                      </w:r>
                      <w:r>
                        <w:rPr>
                          <w:color w:val="000000"/>
                        </w:rPr>
                        <w:t>días</w:t>
                      </w:r>
                      <w:r>
                        <w:rPr>
                          <w:color w:val="000000"/>
                          <w:spacing w:val="-1"/>
                        </w:rPr>
                        <w:t xml:space="preserve"> </w:t>
                      </w:r>
                      <w:r>
                        <w:rPr>
                          <w:color w:val="000000"/>
                        </w:rPr>
                        <w:t>siguientes</w:t>
                      </w:r>
                      <w:r>
                        <w:rPr>
                          <w:color w:val="000000"/>
                          <w:spacing w:val="-1"/>
                        </w:rPr>
                        <w:t xml:space="preserve"> </w:t>
                      </w:r>
                      <w:r>
                        <w:rPr>
                          <w:color w:val="000000"/>
                        </w:rPr>
                        <w:t>en</w:t>
                      </w:r>
                      <w:r>
                        <w:rPr>
                          <w:color w:val="000000"/>
                          <w:spacing w:val="-2"/>
                        </w:rPr>
                        <w:t xml:space="preserve"> </w:t>
                      </w:r>
                      <w:r>
                        <w:rPr>
                          <w:color w:val="000000"/>
                        </w:rPr>
                        <w:t>que</w:t>
                      </w:r>
                      <w:r>
                        <w:rPr>
                          <w:color w:val="000000"/>
                          <w:spacing w:val="-2"/>
                        </w:rPr>
                        <w:t xml:space="preserve"> </w:t>
                      </w:r>
                      <w:r>
                        <w:rPr>
                          <w:color w:val="000000"/>
                        </w:rPr>
                        <w:t>se</w:t>
                      </w:r>
                      <w:r>
                        <w:rPr>
                          <w:color w:val="000000"/>
                          <w:spacing w:val="-2"/>
                        </w:rPr>
                        <w:t xml:space="preserve"> </w:t>
                      </w:r>
                      <w:r>
                        <w:rPr>
                          <w:color w:val="000000"/>
                        </w:rPr>
                        <w:t>determine</w:t>
                      </w:r>
                      <w:r>
                        <w:rPr>
                          <w:color w:val="000000"/>
                          <w:spacing w:val="-2"/>
                        </w:rPr>
                        <w:t xml:space="preserve"> </w:t>
                      </w:r>
                      <w:r>
                        <w:rPr>
                          <w:color w:val="000000"/>
                        </w:rPr>
                        <w:t xml:space="preserve">dicho supuesto, sin que exista posibilidad de prórroga para </w:t>
                      </w:r>
                      <w:r>
                        <w:rPr>
                          <w:rFonts w:ascii="Arial" w:hAnsi="Arial"/>
                          <w:b/>
                          <w:color w:val="000000"/>
                        </w:rPr>
                        <w:t>“EL PROVEEDOR”</w:t>
                      </w:r>
                      <w:r>
                        <w:rPr>
                          <w:color w:val="000000"/>
                        </w:rPr>
                        <w:t>.</w:t>
                      </w:r>
                    </w:p>
                    <w:p w14:paraId="1E1B5A24" w14:textId="77777777" w:rsidR="00B20521" w:rsidRDefault="00B20521">
                      <w:pPr>
                        <w:pStyle w:val="Textoindependiente"/>
                        <w:numPr>
                          <w:ilvl w:val="0"/>
                          <w:numId w:val="4"/>
                        </w:numPr>
                        <w:tabs>
                          <w:tab w:val="left" w:pos="823"/>
                        </w:tabs>
                        <w:spacing w:line="242" w:lineRule="auto"/>
                        <w:ind w:right="99"/>
                        <w:jc w:val="both"/>
                      </w:pPr>
                      <w:r>
                        <w:rPr>
                          <w:rFonts w:ascii="Arial" w:hAnsi="Arial"/>
                          <w:b/>
                          <w:color w:val="000000"/>
                        </w:rPr>
                        <w:t xml:space="preserve">“EL SUSCRIPTOR” </w:t>
                      </w:r>
                      <w:r>
                        <w:rPr>
                          <w:color w:val="000000"/>
                        </w:rPr>
                        <w:t xml:space="preserve">conviene en permitir el acceso a su domicilio con previo aviso por parte de </w:t>
                      </w:r>
                      <w:r>
                        <w:rPr>
                          <w:rFonts w:ascii="Arial" w:hAnsi="Arial"/>
                          <w:b/>
                          <w:color w:val="000000"/>
                        </w:rPr>
                        <w:t>“EL PROVEEDOR”</w:t>
                      </w:r>
                      <w:r>
                        <w:rPr>
                          <w:color w:val="000000"/>
                        </w:rPr>
                        <w:t xml:space="preserve">, a los operativos y empleados de este en donde se encuentren las instalaciones, previa presentación de su credencial o tarjeta de identificación, a los operativos y empleados de </w:t>
                      </w:r>
                      <w:r>
                        <w:rPr>
                          <w:rFonts w:ascii="Arial" w:hAnsi="Arial"/>
                          <w:b/>
                          <w:color w:val="000000"/>
                        </w:rPr>
                        <w:t>“EL PROVEEDOR”</w:t>
                      </w:r>
                      <w:r>
                        <w:rPr>
                          <w:color w:val="000000"/>
                        </w:rPr>
                        <w:t>, para efecto de modificación de las instalaciones en su caso.</w:t>
                      </w:r>
                    </w:p>
                    <w:p w14:paraId="1A5DDD24" w14:textId="77777777" w:rsidR="00B20521" w:rsidRDefault="00B20521">
                      <w:pPr>
                        <w:pStyle w:val="Contenidodelmarcouser"/>
                        <w:numPr>
                          <w:ilvl w:val="0"/>
                          <w:numId w:val="4"/>
                        </w:numPr>
                        <w:tabs>
                          <w:tab w:val="left" w:pos="823"/>
                        </w:tabs>
                        <w:ind w:right="101"/>
                        <w:jc w:val="both"/>
                        <w:rPr>
                          <w:rFonts w:ascii="Arial" w:hAnsi="Arial"/>
                          <w:b/>
                          <w:sz w:val="18"/>
                        </w:rPr>
                      </w:pPr>
                      <w:r>
                        <w:rPr>
                          <w:color w:val="000000"/>
                          <w:sz w:val="18"/>
                        </w:rPr>
                        <w:t xml:space="preserve">Para verificar la autenticidad de las credenciales de los operativos y empleados, </w:t>
                      </w:r>
                      <w:r>
                        <w:rPr>
                          <w:rFonts w:ascii="Arial" w:hAnsi="Arial"/>
                          <w:b/>
                          <w:color w:val="000000"/>
                          <w:sz w:val="18"/>
                        </w:rPr>
                        <w:t>“EL SUSCRIPTOR”</w:t>
                      </w:r>
                      <w:r>
                        <w:rPr>
                          <w:color w:val="000000"/>
                          <w:sz w:val="18"/>
                        </w:rPr>
                        <w:t>, deberá llamar al teléfono de</w:t>
                      </w:r>
                      <w:r>
                        <w:rPr>
                          <w:color w:val="000000"/>
                          <w:spacing w:val="40"/>
                          <w:sz w:val="18"/>
                        </w:rPr>
                        <w:t xml:space="preserve"> </w:t>
                      </w:r>
                      <w:r>
                        <w:rPr>
                          <w:rFonts w:ascii="Arial" w:hAnsi="Arial"/>
                          <w:b/>
                          <w:color w:val="000000"/>
                          <w:sz w:val="18"/>
                        </w:rPr>
                        <w:t>“EL PROVEEDOR”.</w:t>
                      </w:r>
                    </w:p>
                  </w:txbxContent>
                </v:textbox>
                <w10:anchorlock/>
              </v:rect>
            </w:pict>
          </mc:Fallback>
        </mc:AlternateContent>
      </w:r>
    </w:p>
    <w:p w14:paraId="0C27B1E1" w14:textId="77777777" w:rsidR="00F806C4" w:rsidRDefault="00F806C4">
      <w:pPr>
        <w:pStyle w:val="Textoindependiente"/>
        <w:spacing w:before="2"/>
        <w:rPr>
          <w:rFonts w:ascii="Times New Roman" w:hAnsi="Times New Roman"/>
          <w:sz w:val="15"/>
        </w:rPr>
      </w:pPr>
    </w:p>
    <w:tbl>
      <w:tblPr>
        <w:tblStyle w:val="TableNormal"/>
        <w:tblW w:w="10505" w:type="dxa"/>
        <w:tblInd w:w="23" w:type="dxa"/>
        <w:tblLayout w:type="fixed"/>
        <w:tblCellMar>
          <w:left w:w="5" w:type="dxa"/>
          <w:right w:w="5" w:type="dxa"/>
        </w:tblCellMar>
        <w:tblLook w:val="01E0" w:firstRow="1" w:lastRow="1" w:firstColumn="1" w:lastColumn="1" w:noHBand="0" w:noVBand="0"/>
      </w:tblPr>
      <w:tblGrid>
        <w:gridCol w:w="10505"/>
      </w:tblGrid>
      <w:tr w:rsidR="00F806C4" w14:paraId="303E6945" w14:textId="77777777">
        <w:trPr>
          <w:trHeight w:val="2325"/>
        </w:trPr>
        <w:tc>
          <w:tcPr>
            <w:tcW w:w="10505" w:type="dxa"/>
            <w:tcBorders>
              <w:top w:val="single" w:sz="4" w:space="0" w:color="000000"/>
              <w:left w:val="single" w:sz="4" w:space="0" w:color="000000"/>
              <w:bottom w:val="single" w:sz="4" w:space="0" w:color="000000"/>
              <w:right w:val="single" w:sz="4" w:space="0" w:color="000000"/>
            </w:tcBorders>
          </w:tcPr>
          <w:p w14:paraId="69DFC58D" w14:textId="77777777" w:rsidR="00F806C4" w:rsidRDefault="00DA3EC3">
            <w:pPr>
              <w:pStyle w:val="TableParagraph"/>
              <w:spacing w:line="201" w:lineRule="exact"/>
              <w:ind w:left="107"/>
              <w:rPr>
                <w:rFonts w:ascii="Arial" w:hAnsi="Arial"/>
                <w:b/>
                <w:sz w:val="18"/>
              </w:rPr>
            </w:pPr>
            <w:r>
              <w:rPr>
                <w:rFonts w:ascii="Arial" w:hAnsi="Arial"/>
                <w:b/>
                <w:sz w:val="18"/>
              </w:rPr>
              <w:t>AUTORIZACIÓN</w:t>
            </w:r>
            <w:r>
              <w:rPr>
                <w:rFonts w:ascii="Arial" w:hAnsi="Arial"/>
                <w:b/>
                <w:spacing w:val="-4"/>
                <w:sz w:val="18"/>
              </w:rPr>
              <w:t xml:space="preserve"> </w:t>
            </w:r>
            <w:r>
              <w:rPr>
                <w:rFonts w:ascii="Arial" w:hAnsi="Arial"/>
                <w:b/>
                <w:sz w:val="18"/>
              </w:rPr>
              <w:t>PARA</w:t>
            </w:r>
            <w:r>
              <w:rPr>
                <w:rFonts w:ascii="Arial" w:hAnsi="Arial"/>
                <w:b/>
                <w:spacing w:val="-6"/>
                <w:sz w:val="18"/>
              </w:rPr>
              <w:t xml:space="preserve"> </w:t>
            </w:r>
            <w:r>
              <w:rPr>
                <w:rFonts w:ascii="Arial" w:hAnsi="Arial"/>
                <w:b/>
                <w:sz w:val="18"/>
              </w:rPr>
              <w:t>CARGO</w:t>
            </w:r>
            <w:r>
              <w:rPr>
                <w:rFonts w:ascii="Arial" w:hAnsi="Arial"/>
                <w:b/>
                <w:spacing w:val="-4"/>
                <w:sz w:val="18"/>
              </w:rPr>
              <w:t xml:space="preserve"> </w:t>
            </w:r>
            <w:r>
              <w:rPr>
                <w:rFonts w:ascii="Arial" w:hAnsi="Arial"/>
                <w:b/>
                <w:sz w:val="18"/>
              </w:rPr>
              <w:t>DE</w:t>
            </w:r>
            <w:r>
              <w:rPr>
                <w:rFonts w:ascii="Arial" w:hAnsi="Arial"/>
                <w:b/>
                <w:spacing w:val="-4"/>
                <w:sz w:val="18"/>
              </w:rPr>
              <w:t xml:space="preserve"> </w:t>
            </w:r>
            <w:r>
              <w:rPr>
                <w:rFonts w:ascii="Arial" w:hAnsi="Arial"/>
                <w:b/>
                <w:sz w:val="18"/>
              </w:rPr>
              <w:t>TARJETA</w:t>
            </w:r>
            <w:r>
              <w:rPr>
                <w:rFonts w:ascii="Arial" w:hAnsi="Arial"/>
                <w:b/>
                <w:spacing w:val="-6"/>
                <w:sz w:val="18"/>
              </w:rPr>
              <w:t xml:space="preserve"> </w:t>
            </w:r>
            <w:r>
              <w:rPr>
                <w:rFonts w:ascii="Arial" w:hAnsi="Arial"/>
                <w:b/>
                <w:sz w:val="18"/>
              </w:rPr>
              <w:t>DE</w:t>
            </w:r>
            <w:r>
              <w:rPr>
                <w:rFonts w:ascii="Arial" w:hAnsi="Arial"/>
                <w:b/>
                <w:spacing w:val="-3"/>
                <w:sz w:val="18"/>
              </w:rPr>
              <w:t xml:space="preserve"> </w:t>
            </w:r>
            <w:r>
              <w:rPr>
                <w:rFonts w:ascii="Arial" w:hAnsi="Arial"/>
                <w:b/>
                <w:sz w:val="18"/>
              </w:rPr>
              <w:t>CRÉDITO</w:t>
            </w:r>
            <w:r>
              <w:rPr>
                <w:rFonts w:ascii="Arial" w:hAnsi="Arial"/>
                <w:b/>
                <w:spacing w:val="-4"/>
                <w:sz w:val="18"/>
              </w:rPr>
              <w:t xml:space="preserve"> </w:t>
            </w:r>
            <w:r>
              <w:rPr>
                <w:rFonts w:ascii="Arial" w:hAnsi="Arial"/>
                <w:b/>
                <w:sz w:val="18"/>
              </w:rPr>
              <w:t>O</w:t>
            </w:r>
            <w:r>
              <w:rPr>
                <w:rFonts w:ascii="Arial" w:hAnsi="Arial"/>
                <w:b/>
                <w:spacing w:val="-4"/>
                <w:sz w:val="18"/>
              </w:rPr>
              <w:t xml:space="preserve"> </w:t>
            </w:r>
            <w:r>
              <w:rPr>
                <w:rFonts w:ascii="Arial" w:hAnsi="Arial"/>
                <w:b/>
                <w:spacing w:val="-2"/>
                <w:sz w:val="18"/>
              </w:rPr>
              <w:t>DÉBITO</w:t>
            </w:r>
          </w:p>
          <w:p w14:paraId="48AA90A2" w14:textId="77777777" w:rsidR="00F806C4" w:rsidRDefault="00DA3EC3">
            <w:pPr>
              <w:pStyle w:val="TableParagraph"/>
              <w:spacing w:before="2" w:line="245" w:lineRule="auto"/>
              <w:ind w:left="107"/>
              <w:rPr>
                <w:sz w:val="18"/>
              </w:rPr>
            </w:pPr>
            <w:r>
              <w:rPr>
                <w:sz w:val="18"/>
              </w:rPr>
              <w:t>Por</w:t>
            </w:r>
            <w:r>
              <w:rPr>
                <w:spacing w:val="-9"/>
                <w:sz w:val="18"/>
              </w:rPr>
              <w:t xml:space="preserve"> </w:t>
            </w:r>
            <w:r>
              <w:rPr>
                <w:sz w:val="18"/>
              </w:rPr>
              <w:t>medio</w:t>
            </w:r>
            <w:r>
              <w:rPr>
                <w:spacing w:val="-11"/>
                <w:sz w:val="18"/>
              </w:rPr>
              <w:t xml:space="preserve"> </w:t>
            </w:r>
            <w:r>
              <w:rPr>
                <w:sz w:val="18"/>
              </w:rPr>
              <w:t>de</w:t>
            </w:r>
            <w:r>
              <w:rPr>
                <w:spacing w:val="-11"/>
                <w:sz w:val="18"/>
              </w:rPr>
              <w:t xml:space="preserve"> </w:t>
            </w:r>
            <w:r>
              <w:rPr>
                <w:sz w:val="18"/>
              </w:rPr>
              <w:t>la</w:t>
            </w:r>
            <w:r>
              <w:rPr>
                <w:spacing w:val="-11"/>
                <w:sz w:val="18"/>
              </w:rPr>
              <w:t xml:space="preserve"> </w:t>
            </w:r>
            <w:r>
              <w:rPr>
                <w:sz w:val="18"/>
              </w:rPr>
              <w:t>presente</w:t>
            </w:r>
            <w:r>
              <w:rPr>
                <w:spacing w:val="-9"/>
                <w:sz w:val="18"/>
              </w:rPr>
              <w:t xml:space="preserve"> </w:t>
            </w:r>
            <w:r>
              <w:rPr>
                <w:sz w:val="18"/>
              </w:rPr>
              <w:t>autorizo</w:t>
            </w:r>
            <w:r>
              <w:rPr>
                <w:spacing w:val="-9"/>
                <w:sz w:val="18"/>
              </w:rPr>
              <w:t xml:space="preserve"> </w:t>
            </w:r>
            <w:r>
              <w:rPr>
                <w:sz w:val="18"/>
              </w:rPr>
              <w:t>a</w:t>
            </w:r>
            <w:r>
              <w:rPr>
                <w:spacing w:val="-8"/>
                <w:sz w:val="18"/>
              </w:rPr>
              <w:t xml:space="preserve"> </w:t>
            </w:r>
            <w:r>
              <w:rPr>
                <w:rFonts w:ascii="Arial" w:hAnsi="Arial"/>
                <w:b/>
                <w:sz w:val="18"/>
              </w:rPr>
              <w:t>“EL</w:t>
            </w:r>
            <w:r>
              <w:rPr>
                <w:rFonts w:ascii="Arial" w:hAnsi="Arial"/>
                <w:b/>
                <w:spacing w:val="-9"/>
                <w:sz w:val="18"/>
              </w:rPr>
              <w:t xml:space="preserve"> </w:t>
            </w:r>
            <w:r>
              <w:rPr>
                <w:rFonts w:ascii="Arial" w:hAnsi="Arial"/>
                <w:b/>
                <w:sz w:val="18"/>
              </w:rPr>
              <w:t>PROVEEDOR”</w:t>
            </w:r>
            <w:r>
              <w:rPr>
                <w:sz w:val="18"/>
              </w:rPr>
              <w:t>,</w:t>
            </w:r>
            <w:r>
              <w:rPr>
                <w:spacing w:val="-9"/>
                <w:sz w:val="18"/>
              </w:rPr>
              <w:t xml:space="preserve"> </w:t>
            </w:r>
            <w:r>
              <w:rPr>
                <w:sz w:val="18"/>
              </w:rPr>
              <w:t>para</w:t>
            </w:r>
            <w:r>
              <w:rPr>
                <w:spacing w:val="-9"/>
                <w:sz w:val="18"/>
              </w:rPr>
              <w:t xml:space="preserve"> </w:t>
            </w:r>
            <w:r>
              <w:rPr>
                <w:sz w:val="18"/>
              </w:rPr>
              <w:t>que</w:t>
            </w:r>
            <w:r>
              <w:rPr>
                <w:spacing w:val="-11"/>
                <w:sz w:val="18"/>
              </w:rPr>
              <w:t xml:space="preserve"> </w:t>
            </w:r>
            <w:r>
              <w:rPr>
                <w:sz w:val="18"/>
              </w:rPr>
              <w:t>cargue</w:t>
            </w:r>
            <w:r>
              <w:rPr>
                <w:spacing w:val="-9"/>
                <w:sz w:val="18"/>
              </w:rPr>
              <w:t xml:space="preserve"> </w:t>
            </w:r>
            <w:r>
              <w:rPr>
                <w:sz w:val="18"/>
              </w:rPr>
              <w:t>a</w:t>
            </w:r>
            <w:r>
              <w:rPr>
                <w:spacing w:val="-11"/>
                <w:sz w:val="18"/>
              </w:rPr>
              <w:t xml:space="preserve"> </w:t>
            </w:r>
            <w:r>
              <w:rPr>
                <w:sz w:val="18"/>
              </w:rPr>
              <w:t>mi</w:t>
            </w:r>
            <w:r>
              <w:rPr>
                <w:spacing w:val="-11"/>
                <w:sz w:val="18"/>
              </w:rPr>
              <w:t xml:space="preserve"> </w:t>
            </w:r>
            <w:r>
              <w:rPr>
                <w:sz w:val="18"/>
              </w:rPr>
              <w:t>tarjeta</w:t>
            </w:r>
            <w:r>
              <w:rPr>
                <w:spacing w:val="-11"/>
                <w:sz w:val="18"/>
              </w:rPr>
              <w:t xml:space="preserve"> </w:t>
            </w:r>
            <w:r>
              <w:rPr>
                <w:sz w:val="18"/>
              </w:rPr>
              <w:t>de</w:t>
            </w:r>
            <w:r>
              <w:rPr>
                <w:spacing w:val="-11"/>
                <w:sz w:val="18"/>
              </w:rPr>
              <w:t xml:space="preserve"> </w:t>
            </w:r>
            <w:r>
              <w:rPr>
                <w:sz w:val="18"/>
              </w:rPr>
              <w:t>crédito</w:t>
            </w:r>
            <w:r>
              <w:rPr>
                <w:spacing w:val="-11"/>
                <w:sz w:val="18"/>
              </w:rPr>
              <w:t xml:space="preserve"> </w:t>
            </w:r>
            <w:r>
              <w:rPr>
                <w:sz w:val="18"/>
              </w:rPr>
              <w:t>o</w:t>
            </w:r>
            <w:r>
              <w:rPr>
                <w:spacing w:val="-11"/>
                <w:sz w:val="18"/>
              </w:rPr>
              <w:t xml:space="preserve"> </w:t>
            </w:r>
            <w:r>
              <w:rPr>
                <w:sz w:val="18"/>
              </w:rPr>
              <w:t>débito,</w:t>
            </w:r>
            <w:r>
              <w:rPr>
                <w:spacing w:val="-11"/>
                <w:sz w:val="18"/>
              </w:rPr>
              <w:t xml:space="preserve"> </w:t>
            </w:r>
            <w:r>
              <w:rPr>
                <w:sz w:val="18"/>
              </w:rPr>
              <w:t>la</w:t>
            </w:r>
            <w:r>
              <w:rPr>
                <w:spacing w:val="-11"/>
                <w:sz w:val="18"/>
              </w:rPr>
              <w:t xml:space="preserve"> </w:t>
            </w:r>
            <w:r>
              <w:rPr>
                <w:sz w:val="18"/>
              </w:rPr>
              <w:t>cantidad</w:t>
            </w:r>
            <w:r>
              <w:rPr>
                <w:spacing w:val="-11"/>
                <w:sz w:val="18"/>
              </w:rPr>
              <w:t xml:space="preserve"> </w:t>
            </w:r>
            <w:r>
              <w:rPr>
                <w:sz w:val="18"/>
              </w:rPr>
              <w:t>por</w:t>
            </w:r>
            <w:r>
              <w:rPr>
                <w:spacing w:val="-12"/>
                <w:sz w:val="18"/>
              </w:rPr>
              <w:t xml:space="preserve"> </w:t>
            </w:r>
            <w:r>
              <w:rPr>
                <w:sz w:val="18"/>
              </w:rPr>
              <w:t>concepto de</w:t>
            </w:r>
            <w:r>
              <w:rPr>
                <w:spacing w:val="29"/>
                <w:sz w:val="18"/>
              </w:rPr>
              <w:t xml:space="preserve"> </w:t>
            </w:r>
            <w:r>
              <w:rPr>
                <w:sz w:val="18"/>
              </w:rPr>
              <w:t>servicios</w:t>
            </w:r>
            <w:r>
              <w:rPr>
                <w:spacing w:val="30"/>
                <w:sz w:val="18"/>
              </w:rPr>
              <w:t xml:space="preserve"> </w:t>
            </w:r>
            <w:r>
              <w:rPr>
                <w:sz w:val="18"/>
              </w:rPr>
              <w:t>que</w:t>
            </w:r>
            <w:r>
              <w:rPr>
                <w:spacing w:val="29"/>
                <w:sz w:val="18"/>
              </w:rPr>
              <w:t xml:space="preserve"> </w:t>
            </w:r>
            <w:r>
              <w:rPr>
                <w:sz w:val="18"/>
              </w:rPr>
              <w:t>mensualmente</w:t>
            </w:r>
            <w:r>
              <w:rPr>
                <w:spacing w:val="32"/>
                <w:sz w:val="18"/>
              </w:rPr>
              <w:t xml:space="preserve"> </w:t>
            </w:r>
            <w:r>
              <w:rPr>
                <w:sz w:val="18"/>
              </w:rPr>
              <w:t>me</w:t>
            </w:r>
            <w:r>
              <w:rPr>
                <w:spacing w:val="32"/>
                <w:sz w:val="18"/>
              </w:rPr>
              <w:t xml:space="preserve"> </w:t>
            </w:r>
            <w:r>
              <w:rPr>
                <w:sz w:val="18"/>
              </w:rPr>
              <w:t>presta</w:t>
            </w:r>
            <w:r>
              <w:rPr>
                <w:spacing w:val="32"/>
                <w:sz w:val="18"/>
              </w:rPr>
              <w:t xml:space="preserve"> </w:t>
            </w:r>
            <w:r>
              <w:rPr>
                <w:sz w:val="18"/>
              </w:rPr>
              <w:t>y</w:t>
            </w:r>
            <w:r>
              <w:rPr>
                <w:spacing w:val="29"/>
                <w:sz w:val="18"/>
              </w:rPr>
              <w:t xml:space="preserve"> </w:t>
            </w:r>
            <w:r>
              <w:rPr>
                <w:sz w:val="18"/>
              </w:rPr>
              <w:t>en</w:t>
            </w:r>
            <w:r>
              <w:rPr>
                <w:spacing w:val="29"/>
                <w:sz w:val="18"/>
              </w:rPr>
              <w:t xml:space="preserve"> </w:t>
            </w:r>
            <w:r>
              <w:rPr>
                <w:sz w:val="18"/>
              </w:rPr>
              <w:t>su</w:t>
            </w:r>
            <w:r>
              <w:rPr>
                <w:spacing w:val="29"/>
                <w:sz w:val="18"/>
              </w:rPr>
              <w:t xml:space="preserve"> </w:t>
            </w:r>
            <w:r>
              <w:rPr>
                <w:sz w:val="18"/>
              </w:rPr>
              <w:t>caso</w:t>
            </w:r>
            <w:r>
              <w:rPr>
                <w:spacing w:val="29"/>
                <w:sz w:val="18"/>
              </w:rPr>
              <w:t xml:space="preserve"> </w:t>
            </w:r>
            <w:r>
              <w:rPr>
                <w:sz w:val="18"/>
              </w:rPr>
              <w:t>el</w:t>
            </w:r>
            <w:r>
              <w:rPr>
                <w:spacing w:val="32"/>
                <w:sz w:val="18"/>
              </w:rPr>
              <w:t xml:space="preserve"> </w:t>
            </w:r>
            <w:r>
              <w:rPr>
                <w:sz w:val="18"/>
              </w:rPr>
              <w:t>costo</w:t>
            </w:r>
            <w:r>
              <w:rPr>
                <w:spacing w:val="32"/>
                <w:sz w:val="18"/>
              </w:rPr>
              <w:t xml:space="preserve"> </w:t>
            </w:r>
            <w:r>
              <w:rPr>
                <w:sz w:val="18"/>
              </w:rPr>
              <w:t>del</w:t>
            </w:r>
            <w:r>
              <w:rPr>
                <w:spacing w:val="32"/>
                <w:sz w:val="18"/>
              </w:rPr>
              <w:t xml:space="preserve"> </w:t>
            </w:r>
            <w:r>
              <w:rPr>
                <w:sz w:val="18"/>
              </w:rPr>
              <w:t>Equipo</w:t>
            </w:r>
            <w:r>
              <w:rPr>
                <w:spacing w:val="30"/>
                <w:sz w:val="18"/>
              </w:rPr>
              <w:t xml:space="preserve"> </w:t>
            </w:r>
            <w:r>
              <w:rPr>
                <w:sz w:val="18"/>
              </w:rPr>
              <w:t>adquirido,</w:t>
            </w:r>
            <w:r>
              <w:rPr>
                <w:spacing w:val="31"/>
                <w:sz w:val="18"/>
              </w:rPr>
              <w:t xml:space="preserve"> </w:t>
            </w:r>
            <w:r>
              <w:rPr>
                <w:sz w:val="18"/>
              </w:rPr>
              <w:t>la</w:t>
            </w:r>
            <w:r>
              <w:rPr>
                <w:spacing w:val="32"/>
                <w:sz w:val="18"/>
              </w:rPr>
              <w:t xml:space="preserve"> </w:t>
            </w:r>
            <w:r>
              <w:rPr>
                <w:sz w:val="18"/>
              </w:rPr>
              <w:t>vigencia</w:t>
            </w:r>
            <w:r>
              <w:rPr>
                <w:spacing w:val="29"/>
                <w:sz w:val="18"/>
              </w:rPr>
              <w:t xml:space="preserve"> </w:t>
            </w:r>
            <w:r>
              <w:rPr>
                <w:sz w:val="18"/>
              </w:rPr>
              <w:t>de</w:t>
            </w:r>
            <w:r>
              <w:rPr>
                <w:spacing w:val="32"/>
                <w:sz w:val="18"/>
              </w:rPr>
              <w:t xml:space="preserve"> </w:t>
            </w:r>
            <w:r>
              <w:rPr>
                <w:sz w:val="18"/>
              </w:rPr>
              <w:t>los</w:t>
            </w:r>
            <w:r>
              <w:rPr>
                <w:spacing w:val="30"/>
                <w:sz w:val="18"/>
              </w:rPr>
              <w:t xml:space="preserve"> </w:t>
            </w:r>
            <w:r>
              <w:rPr>
                <w:sz w:val="18"/>
              </w:rPr>
              <w:t>cargos</w:t>
            </w:r>
            <w:r>
              <w:rPr>
                <w:spacing w:val="30"/>
                <w:sz w:val="18"/>
              </w:rPr>
              <w:t xml:space="preserve"> </w:t>
            </w:r>
            <w:r>
              <w:rPr>
                <w:sz w:val="18"/>
              </w:rPr>
              <w:t>será</w:t>
            </w:r>
            <w:r>
              <w:rPr>
                <w:spacing w:val="32"/>
                <w:sz w:val="18"/>
              </w:rPr>
              <w:t xml:space="preserve"> </w:t>
            </w:r>
            <w:r>
              <w:rPr>
                <w:spacing w:val="-5"/>
                <w:sz w:val="18"/>
              </w:rPr>
              <w:t>por</w:t>
            </w:r>
          </w:p>
          <w:p w14:paraId="527B6B98" w14:textId="77777777" w:rsidR="00F806C4" w:rsidRDefault="00DA3EC3">
            <w:pPr>
              <w:pStyle w:val="TableParagraph"/>
              <w:tabs>
                <w:tab w:val="left" w:pos="1955"/>
              </w:tabs>
              <w:spacing w:line="202" w:lineRule="exact"/>
              <w:ind w:left="107"/>
              <w:rPr>
                <w:sz w:val="18"/>
              </w:rPr>
            </w:pPr>
            <w:r>
              <w:rPr>
                <w:sz w:val="18"/>
                <w:u w:val="single"/>
              </w:rPr>
              <w:tab/>
            </w:r>
            <w:proofErr w:type="gramStart"/>
            <w:r>
              <w:rPr>
                <w:spacing w:val="-2"/>
                <w:sz w:val="18"/>
              </w:rPr>
              <w:t>meses</w:t>
            </w:r>
            <w:proofErr w:type="gramEnd"/>
            <w:r>
              <w:rPr>
                <w:spacing w:val="-2"/>
                <w:sz w:val="18"/>
              </w:rPr>
              <w:t>.</w:t>
            </w:r>
          </w:p>
          <w:p w14:paraId="63DB90C4" w14:textId="77777777" w:rsidR="00F806C4" w:rsidRDefault="00DA3EC3">
            <w:pPr>
              <w:pStyle w:val="TableParagraph"/>
              <w:tabs>
                <w:tab w:val="left" w:pos="5799"/>
              </w:tabs>
              <w:ind w:left="107" w:right="4615"/>
              <w:rPr>
                <w:sz w:val="18"/>
              </w:rPr>
            </w:pPr>
            <w:r>
              <w:rPr>
                <w:sz w:val="18"/>
              </w:rPr>
              <w:t xml:space="preserve">No. de Tarjeta </w:t>
            </w:r>
            <w:r>
              <w:rPr>
                <w:sz w:val="18"/>
                <w:u w:val="single"/>
              </w:rPr>
              <w:tab/>
            </w:r>
            <w:r>
              <w:rPr>
                <w:spacing w:val="-10"/>
                <w:sz w:val="18"/>
              </w:rPr>
              <w:t>.</w:t>
            </w:r>
            <w:r>
              <w:rPr>
                <w:sz w:val="18"/>
              </w:rPr>
              <w:t xml:space="preserve"> Institución Bancaria</w:t>
            </w:r>
            <w:r>
              <w:rPr>
                <w:spacing w:val="-2"/>
                <w:sz w:val="18"/>
              </w:rPr>
              <w:t xml:space="preserve"> </w:t>
            </w:r>
            <w:r>
              <w:rPr>
                <w:sz w:val="18"/>
                <w:u w:val="single"/>
              </w:rPr>
              <w:tab/>
            </w:r>
            <w:r>
              <w:rPr>
                <w:spacing w:val="-23"/>
                <w:sz w:val="18"/>
                <w:u w:val="single"/>
              </w:rPr>
              <w:t xml:space="preserve"> </w:t>
            </w:r>
            <w:r>
              <w:rPr>
                <w:spacing w:val="-8"/>
                <w:sz w:val="18"/>
              </w:rPr>
              <w:t>.</w:t>
            </w:r>
          </w:p>
          <w:p w14:paraId="794D9447" w14:textId="77777777" w:rsidR="00F806C4" w:rsidRDefault="00DA3EC3">
            <w:pPr>
              <w:pStyle w:val="TableParagraph"/>
              <w:tabs>
                <w:tab w:val="left" w:pos="10336"/>
              </w:tabs>
              <w:spacing w:before="202"/>
              <w:ind w:left="2409"/>
              <w:rPr>
                <w:rFonts w:ascii="Arial" w:hAnsi="Arial"/>
                <w:b/>
                <w:sz w:val="18"/>
              </w:rPr>
            </w:pPr>
            <w:r>
              <w:rPr>
                <w:rFonts w:ascii="Arial" w:hAnsi="Arial"/>
                <w:b/>
                <w:sz w:val="18"/>
              </w:rPr>
              <w:t>Firma</w:t>
            </w:r>
            <w:r>
              <w:rPr>
                <w:rFonts w:ascii="Arial" w:hAnsi="Arial"/>
                <w:b/>
                <w:spacing w:val="-2"/>
                <w:sz w:val="18"/>
              </w:rPr>
              <w:t xml:space="preserve"> </w:t>
            </w:r>
            <w:r>
              <w:rPr>
                <w:rFonts w:ascii="Arial" w:hAnsi="Arial"/>
                <w:b/>
                <w:sz w:val="18"/>
              </w:rPr>
              <w:t>o</w:t>
            </w:r>
            <w:r>
              <w:rPr>
                <w:rFonts w:ascii="Arial" w:hAnsi="Arial"/>
                <w:b/>
                <w:spacing w:val="-1"/>
                <w:sz w:val="18"/>
              </w:rPr>
              <w:t xml:space="preserve"> </w:t>
            </w:r>
            <w:r>
              <w:rPr>
                <w:rFonts w:ascii="Arial" w:hAnsi="Arial"/>
                <w:b/>
                <w:sz w:val="18"/>
              </w:rPr>
              <w:t>Rubrica</w:t>
            </w:r>
            <w:r>
              <w:rPr>
                <w:rFonts w:ascii="Arial" w:hAnsi="Arial"/>
                <w:b/>
                <w:spacing w:val="-1"/>
                <w:sz w:val="18"/>
              </w:rPr>
              <w:t xml:space="preserve"> </w:t>
            </w:r>
            <w:r>
              <w:rPr>
                <w:rFonts w:ascii="Arial" w:hAnsi="Arial"/>
                <w:b/>
                <w:sz w:val="18"/>
              </w:rPr>
              <w:t>de</w:t>
            </w:r>
            <w:r>
              <w:rPr>
                <w:rFonts w:ascii="Arial" w:hAnsi="Arial"/>
                <w:b/>
                <w:spacing w:val="-3"/>
                <w:sz w:val="18"/>
              </w:rPr>
              <w:t xml:space="preserve"> </w:t>
            </w:r>
            <w:r>
              <w:rPr>
                <w:rFonts w:ascii="Arial" w:hAnsi="Arial"/>
                <w:b/>
                <w:sz w:val="18"/>
              </w:rPr>
              <w:t>“EL</w:t>
            </w:r>
            <w:r>
              <w:rPr>
                <w:rFonts w:ascii="Arial" w:hAnsi="Arial"/>
                <w:b/>
                <w:spacing w:val="-1"/>
                <w:sz w:val="18"/>
              </w:rPr>
              <w:t xml:space="preserve"> </w:t>
            </w:r>
            <w:r>
              <w:rPr>
                <w:rFonts w:ascii="Arial" w:hAnsi="Arial"/>
                <w:b/>
                <w:spacing w:val="-2"/>
                <w:sz w:val="18"/>
              </w:rPr>
              <w:t>SUSCRIPTOR”</w:t>
            </w:r>
            <w:r>
              <w:rPr>
                <w:rFonts w:ascii="Times New Roman" w:hAnsi="Times New Roman"/>
                <w:sz w:val="18"/>
                <w:u w:val="single"/>
              </w:rPr>
              <w:tab/>
            </w:r>
            <w:r>
              <w:rPr>
                <w:rFonts w:ascii="Arial" w:hAnsi="Arial"/>
                <w:b/>
                <w:spacing w:val="-10"/>
                <w:sz w:val="18"/>
              </w:rPr>
              <w:t>.</w:t>
            </w:r>
          </w:p>
        </w:tc>
      </w:tr>
      <w:tr w:rsidR="00F806C4" w14:paraId="63B3C1E3" w14:textId="77777777">
        <w:trPr>
          <w:trHeight w:val="2812"/>
        </w:trPr>
        <w:tc>
          <w:tcPr>
            <w:tcW w:w="10505" w:type="dxa"/>
            <w:tcBorders>
              <w:top w:val="single" w:sz="4" w:space="0" w:color="000000"/>
              <w:left w:val="single" w:sz="4" w:space="0" w:color="000000"/>
              <w:bottom w:val="single" w:sz="4" w:space="0" w:color="000000"/>
              <w:right w:val="single" w:sz="4" w:space="0" w:color="000000"/>
            </w:tcBorders>
          </w:tcPr>
          <w:p w14:paraId="6559511C" w14:textId="77777777" w:rsidR="00F806C4" w:rsidRDefault="00DA3EC3">
            <w:pPr>
              <w:pStyle w:val="TableParagraph"/>
              <w:spacing w:line="201" w:lineRule="exact"/>
              <w:ind w:left="107"/>
              <w:rPr>
                <w:rFonts w:ascii="Arial" w:hAnsi="Arial"/>
                <w:b/>
                <w:sz w:val="18"/>
              </w:rPr>
            </w:pPr>
            <w:r>
              <w:rPr>
                <w:rFonts w:ascii="Arial" w:hAnsi="Arial"/>
                <w:b/>
                <w:sz w:val="18"/>
              </w:rPr>
              <w:t>AUTORIZACIÓN</w:t>
            </w:r>
            <w:r>
              <w:rPr>
                <w:rFonts w:ascii="Arial" w:hAnsi="Arial"/>
                <w:b/>
                <w:spacing w:val="-4"/>
                <w:sz w:val="18"/>
              </w:rPr>
              <w:t xml:space="preserve"> </w:t>
            </w:r>
            <w:r>
              <w:rPr>
                <w:rFonts w:ascii="Arial" w:hAnsi="Arial"/>
                <w:b/>
                <w:sz w:val="18"/>
              </w:rPr>
              <w:t>PARA</w:t>
            </w:r>
            <w:r>
              <w:rPr>
                <w:rFonts w:ascii="Arial" w:hAnsi="Arial"/>
                <w:b/>
                <w:spacing w:val="-7"/>
                <w:sz w:val="18"/>
              </w:rPr>
              <w:t xml:space="preserve"> </w:t>
            </w:r>
            <w:r>
              <w:rPr>
                <w:rFonts w:ascii="Arial" w:hAnsi="Arial"/>
                <w:b/>
                <w:sz w:val="18"/>
              </w:rPr>
              <w:t>USO</w:t>
            </w:r>
            <w:r>
              <w:rPr>
                <w:rFonts w:ascii="Arial" w:hAnsi="Arial"/>
                <w:b/>
                <w:spacing w:val="-2"/>
                <w:sz w:val="18"/>
              </w:rPr>
              <w:t xml:space="preserve"> </w:t>
            </w:r>
            <w:r>
              <w:rPr>
                <w:rFonts w:ascii="Arial" w:hAnsi="Arial"/>
                <w:b/>
                <w:sz w:val="18"/>
              </w:rPr>
              <w:t>DE</w:t>
            </w:r>
            <w:r>
              <w:rPr>
                <w:rFonts w:ascii="Arial" w:hAnsi="Arial"/>
                <w:b/>
                <w:spacing w:val="-4"/>
                <w:sz w:val="18"/>
              </w:rPr>
              <w:t xml:space="preserve"> </w:t>
            </w:r>
            <w:r>
              <w:rPr>
                <w:rFonts w:ascii="Arial" w:hAnsi="Arial"/>
                <w:b/>
                <w:sz w:val="18"/>
              </w:rPr>
              <w:t>CORREO</w:t>
            </w:r>
            <w:r>
              <w:rPr>
                <w:rFonts w:ascii="Arial" w:hAnsi="Arial"/>
                <w:b/>
                <w:spacing w:val="-5"/>
                <w:sz w:val="18"/>
              </w:rPr>
              <w:t xml:space="preserve"> </w:t>
            </w:r>
            <w:r>
              <w:rPr>
                <w:rFonts w:ascii="Arial" w:hAnsi="Arial"/>
                <w:b/>
                <w:spacing w:val="-2"/>
                <w:sz w:val="18"/>
              </w:rPr>
              <w:t>ELECTRÓNICO</w:t>
            </w:r>
          </w:p>
          <w:p w14:paraId="2E897F3B" w14:textId="77777777" w:rsidR="00F806C4" w:rsidRDefault="00DA3EC3">
            <w:pPr>
              <w:pStyle w:val="TableParagraph"/>
              <w:tabs>
                <w:tab w:val="left" w:pos="7729"/>
              </w:tabs>
              <w:spacing w:before="2" w:line="245" w:lineRule="auto"/>
              <w:ind w:left="107" w:right="2695"/>
              <w:rPr>
                <w:sz w:val="18"/>
              </w:rPr>
            </w:pPr>
            <w:r>
              <w:rPr>
                <w:rFonts w:ascii="Arial" w:hAnsi="Arial"/>
                <w:b/>
                <w:sz w:val="18"/>
              </w:rPr>
              <w:t>“EL</w:t>
            </w:r>
            <w:r>
              <w:rPr>
                <w:rFonts w:ascii="Arial" w:hAnsi="Arial"/>
                <w:b/>
                <w:spacing w:val="-2"/>
                <w:sz w:val="18"/>
              </w:rPr>
              <w:t xml:space="preserve"> </w:t>
            </w:r>
            <w:r>
              <w:rPr>
                <w:rFonts w:ascii="Arial" w:hAnsi="Arial"/>
                <w:b/>
                <w:sz w:val="18"/>
              </w:rPr>
              <w:t>SUSCRIPTOR” SI</w:t>
            </w:r>
            <w:r>
              <w:rPr>
                <w:rFonts w:ascii="Arial" w:hAnsi="Arial"/>
                <w:b/>
                <w:spacing w:val="-2"/>
                <w:sz w:val="18"/>
              </w:rPr>
              <w:t xml:space="preserve"> </w:t>
            </w:r>
            <w:r>
              <w:rPr>
                <w:rFonts w:ascii="Arial" w:hAnsi="Arial"/>
                <w:b/>
                <w:sz w:val="18"/>
              </w:rPr>
              <w:t>(</w:t>
            </w:r>
            <w:r>
              <w:rPr>
                <w:rFonts w:ascii="Arial" w:hAnsi="Arial"/>
                <w:b/>
                <w:spacing w:val="40"/>
                <w:sz w:val="18"/>
              </w:rPr>
              <w:t xml:space="preserve"> </w:t>
            </w:r>
            <w:r>
              <w:rPr>
                <w:rFonts w:ascii="Arial" w:hAnsi="Arial"/>
                <w:b/>
                <w:sz w:val="18"/>
              </w:rPr>
              <w:t>)</w:t>
            </w:r>
            <w:r>
              <w:rPr>
                <w:rFonts w:ascii="Arial" w:hAnsi="Arial"/>
                <w:b/>
                <w:spacing w:val="-5"/>
                <w:sz w:val="18"/>
              </w:rPr>
              <w:t xml:space="preserve"> </w:t>
            </w:r>
            <w:r>
              <w:rPr>
                <w:rFonts w:ascii="Arial" w:hAnsi="Arial"/>
                <w:b/>
                <w:sz w:val="18"/>
              </w:rPr>
              <w:t>NO</w:t>
            </w:r>
            <w:r>
              <w:rPr>
                <w:rFonts w:ascii="Arial" w:hAnsi="Arial"/>
                <w:b/>
                <w:spacing w:val="-3"/>
                <w:sz w:val="18"/>
              </w:rPr>
              <w:t xml:space="preserve"> </w:t>
            </w:r>
            <w:r>
              <w:rPr>
                <w:rFonts w:ascii="Arial" w:hAnsi="Arial"/>
                <w:b/>
                <w:sz w:val="18"/>
              </w:rPr>
              <w:t>(</w:t>
            </w:r>
            <w:r>
              <w:rPr>
                <w:rFonts w:ascii="Arial" w:hAnsi="Arial"/>
                <w:b/>
                <w:spacing w:val="40"/>
                <w:sz w:val="18"/>
              </w:rPr>
              <w:t xml:space="preserve"> </w:t>
            </w:r>
            <w:r>
              <w:rPr>
                <w:rFonts w:ascii="Arial" w:hAnsi="Arial"/>
                <w:b/>
                <w:sz w:val="18"/>
              </w:rPr>
              <w:t xml:space="preserve">) </w:t>
            </w:r>
            <w:r>
              <w:rPr>
                <w:sz w:val="18"/>
              </w:rPr>
              <w:t>acepta</w:t>
            </w:r>
            <w:r>
              <w:rPr>
                <w:spacing w:val="-4"/>
                <w:sz w:val="18"/>
              </w:rPr>
              <w:t xml:space="preserve"> </w:t>
            </w:r>
            <w:r>
              <w:rPr>
                <w:sz w:val="18"/>
              </w:rPr>
              <w:t>que</w:t>
            </w:r>
            <w:r>
              <w:rPr>
                <w:spacing w:val="-2"/>
                <w:sz w:val="18"/>
              </w:rPr>
              <w:t xml:space="preserve"> </w:t>
            </w:r>
            <w:r>
              <w:rPr>
                <w:sz w:val="18"/>
              </w:rPr>
              <w:t>su</w:t>
            </w:r>
            <w:r>
              <w:rPr>
                <w:spacing w:val="-4"/>
                <w:sz w:val="18"/>
              </w:rPr>
              <w:t xml:space="preserve"> </w:t>
            </w:r>
            <w:r>
              <w:rPr>
                <w:sz w:val="18"/>
              </w:rPr>
              <w:t>factura</w:t>
            </w:r>
            <w:r>
              <w:rPr>
                <w:spacing w:val="-4"/>
                <w:sz w:val="18"/>
              </w:rPr>
              <w:t xml:space="preserve"> </w:t>
            </w:r>
            <w:r>
              <w:rPr>
                <w:sz w:val="18"/>
              </w:rPr>
              <w:t>le</w:t>
            </w:r>
            <w:r>
              <w:rPr>
                <w:spacing w:val="-4"/>
                <w:sz w:val="18"/>
              </w:rPr>
              <w:t xml:space="preserve"> </w:t>
            </w:r>
            <w:r>
              <w:rPr>
                <w:sz w:val="18"/>
              </w:rPr>
              <w:t>sea</w:t>
            </w:r>
            <w:r>
              <w:rPr>
                <w:spacing w:val="-2"/>
                <w:sz w:val="18"/>
              </w:rPr>
              <w:t xml:space="preserve"> </w:t>
            </w:r>
            <w:r>
              <w:rPr>
                <w:sz w:val="18"/>
              </w:rPr>
              <w:t>notificada</w:t>
            </w:r>
            <w:r>
              <w:rPr>
                <w:spacing w:val="-2"/>
                <w:sz w:val="18"/>
              </w:rPr>
              <w:t xml:space="preserve"> </w:t>
            </w:r>
            <w:r>
              <w:rPr>
                <w:sz w:val="18"/>
              </w:rPr>
              <w:t>por</w:t>
            </w:r>
            <w:r>
              <w:rPr>
                <w:spacing w:val="-5"/>
                <w:sz w:val="18"/>
              </w:rPr>
              <w:t xml:space="preserve"> </w:t>
            </w:r>
            <w:r>
              <w:rPr>
                <w:sz w:val="18"/>
              </w:rPr>
              <w:t>correo</w:t>
            </w:r>
            <w:r>
              <w:rPr>
                <w:spacing w:val="-2"/>
                <w:sz w:val="18"/>
              </w:rPr>
              <w:t xml:space="preserve"> </w:t>
            </w:r>
            <w:r>
              <w:rPr>
                <w:sz w:val="18"/>
              </w:rPr>
              <w:t>electrónico. En</w:t>
            </w:r>
            <w:r>
              <w:rPr>
                <w:spacing w:val="-1"/>
                <w:sz w:val="18"/>
              </w:rPr>
              <w:t xml:space="preserve"> </w:t>
            </w:r>
            <w:r>
              <w:rPr>
                <w:sz w:val="18"/>
              </w:rPr>
              <w:t>caso</w:t>
            </w:r>
            <w:r>
              <w:rPr>
                <w:spacing w:val="-1"/>
                <w:sz w:val="18"/>
              </w:rPr>
              <w:t xml:space="preserve"> </w:t>
            </w:r>
            <w:r>
              <w:rPr>
                <w:sz w:val="18"/>
              </w:rPr>
              <w:t>de</w:t>
            </w:r>
            <w:r>
              <w:rPr>
                <w:spacing w:val="-1"/>
                <w:sz w:val="18"/>
              </w:rPr>
              <w:t xml:space="preserve"> </w:t>
            </w:r>
            <w:r>
              <w:rPr>
                <w:sz w:val="18"/>
              </w:rPr>
              <w:t>aceptar</w:t>
            </w:r>
            <w:r>
              <w:rPr>
                <w:spacing w:val="-1"/>
                <w:sz w:val="18"/>
              </w:rPr>
              <w:t xml:space="preserve"> </w:t>
            </w:r>
            <w:r>
              <w:rPr>
                <w:sz w:val="18"/>
              </w:rPr>
              <w:t>el</w:t>
            </w:r>
            <w:r>
              <w:rPr>
                <w:spacing w:val="-3"/>
                <w:sz w:val="18"/>
              </w:rPr>
              <w:t xml:space="preserve"> </w:t>
            </w:r>
            <w:r>
              <w:rPr>
                <w:sz w:val="18"/>
              </w:rPr>
              <w:t>correo</w:t>
            </w:r>
            <w:r>
              <w:rPr>
                <w:spacing w:val="-1"/>
                <w:sz w:val="18"/>
              </w:rPr>
              <w:t xml:space="preserve"> </w:t>
            </w:r>
            <w:r>
              <w:rPr>
                <w:sz w:val="18"/>
              </w:rPr>
              <w:t>electrónico</w:t>
            </w:r>
            <w:r>
              <w:rPr>
                <w:spacing w:val="-1"/>
                <w:sz w:val="18"/>
              </w:rPr>
              <w:t xml:space="preserve"> </w:t>
            </w:r>
            <w:r>
              <w:rPr>
                <w:sz w:val="18"/>
              </w:rPr>
              <w:t>es el</w:t>
            </w:r>
            <w:r>
              <w:rPr>
                <w:spacing w:val="-1"/>
                <w:sz w:val="18"/>
              </w:rPr>
              <w:t xml:space="preserve"> </w:t>
            </w:r>
            <w:r>
              <w:rPr>
                <w:sz w:val="18"/>
              </w:rPr>
              <w:t>siguiente</w:t>
            </w:r>
            <w:proofErr w:type="gramStart"/>
            <w:r>
              <w:rPr>
                <w:sz w:val="18"/>
              </w:rPr>
              <w:t>:</w:t>
            </w:r>
            <w:r>
              <w:rPr>
                <w:spacing w:val="-1"/>
                <w:sz w:val="18"/>
              </w:rPr>
              <w:t xml:space="preserve"> </w:t>
            </w:r>
            <w:r>
              <w:rPr>
                <w:sz w:val="18"/>
                <w:u w:val="single"/>
              </w:rPr>
              <w:tab/>
            </w:r>
            <w:r>
              <w:rPr>
                <w:spacing w:val="-10"/>
                <w:sz w:val="18"/>
              </w:rPr>
              <w:t>.</w:t>
            </w:r>
            <w:proofErr w:type="gramEnd"/>
          </w:p>
          <w:p w14:paraId="6BE2CF06" w14:textId="77777777" w:rsidR="00F806C4" w:rsidRDefault="00DA3EC3">
            <w:pPr>
              <w:pStyle w:val="TableParagraph"/>
              <w:tabs>
                <w:tab w:val="left" w:pos="7928"/>
              </w:tabs>
              <w:spacing w:line="516" w:lineRule="auto"/>
              <w:ind w:left="107" w:right="1263"/>
              <w:rPr>
                <w:sz w:val="18"/>
              </w:rPr>
            </w:pPr>
            <w:r>
              <w:rPr>
                <w:rFonts w:ascii="Arial" w:hAnsi="Arial"/>
                <w:b/>
                <w:sz w:val="18"/>
              </w:rPr>
              <w:t>“EL</w:t>
            </w:r>
            <w:r>
              <w:rPr>
                <w:rFonts w:ascii="Arial" w:hAnsi="Arial"/>
                <w:b/>
                <w:spacing w:val="-2"/>
                <w:sz w:val="18"/>
              </w:rPr>
              <w:t xml:space="preserve"> </w:t>
            </w:r>
            <w:r>
              <w:rPr>
                <w:rFonts w:ascii="Arial" w:hAnsi="Arial"/>
                <w:b/>
                <w:sz w:val="18"/>
              </w:rPr>
              <w:t>SUSCRIPTOR”</w:t>
            </w:r>
            <w:r>
              <w:rPr>
                <w:rFonts w:ascii="Arial" w:hAnsi="Arial"/>
                <w:b/>
                <w:spacing w:val="-1"/>
                <w:sz w:val="18"/>
              </w:rPr>
              <w:t xml:space="preserve"> </w:t>
            </w:r>
            <w:r>
              <w:rPr>
                <w:rFonts w:ascii="Arial" w:hAnsi="Arial"/>
                <w:b/>
                <w:sz w:val="18"/>
              </w:rPr>
              <w:t>SI</w:t>
            </w:r>
            <w:r>
              <w:rPr>
                <w:rFonts w:ascii="Arial" w:hAnsi="Arial"/>
                <w:b/>
                <w:spacing w:val="-2"/>
                <w:sz w:val="18"/>
              </w:rPr>
              <w:t xml:space="preserve"> </w:t>
            </w:r>
            <w:r>
              <w:rPr>
                <w:rFonts w:ascii="Arial" w:hAnsi="Arial"/>
                <w:b/>
                <w:sz w:val="18"/>
              </w:rPr>
              <w:t>(</w:t>
            </w:r>
            <w:r>
              <w:rPr>
                <w:rFonts w:ascii="Arial" w:hAnsi="Arial"/>
                <w:b/>
                <w:spacing w:val="40"/>
                <w:sz w:val="18"/>
              </w:rPr>
              <w:t xml:space="preserve"> </w:t>
            </w:r>
            <w:r>
              <w:rPr>
                <w:rFonts w:ascii="Arial" w:hAnsi="Arial"/>
                <w:b/>
                <w:sz w:val="18"/>
              </w:rPr>
              <w:t>)</w:t>
            </w:r>
            <w:r>
              <w:rPr>
                <w:rFonts w:ascii="Arial" w:hAnsi="Arial"/>
                <w:b/>
                <w:spacing w:val="-4"/>
                <w:sz w:val="18"/>
              </w:rPr>
              <w:t xml:space="preserve"> </w:t>
            </w:r>
            <w:r>
              <w:rPr>
                <w:rFonts w:ascii="Arial" w:hAnsi="Arial"/>
                <w:b/>
                <w:sz w:val="18"/>
              </w:rPr>
              <w:t>NO</w:t>
            </w:r>
            <w:r>
              <w:rPr>
                <w:rFonts w:ascii="Arial" w:hAnsi="Arial"/>
                <w:b/>
                <w:spacing w:val="-3"/>
                <w:sz w:val="18"/>
              </w:rPr>
              <w:t xml:space="preserve"> </w:t>
            </w:r>
            <w:r>
              <w:rPr>
                <w:rFonts w:ascii="Arial" w:hAnsi="Arial"/>
                <w:b/>
                <w:sz w:val="18"/>
              </w:rPr>
              <w:t>(</w:t>
            </w:r>
            <w:r>
              <w:rPr>
                <w:rFonts w:ascii="Arial" w:hAnsi="Arial"/>
                <w:b/>
                <w:spacing w:val="40"/>
                <w:sz w:val="18"/>
              </w:rPr>
              <w:t xml:space="preserve"> </w:t>
            </w:r>
            <w:r>
              <w:rPr>
                <w:rFonts w:ascii="Arial" w:hAnsi="Arial"/>
                <w:b/>
                <w:sz w:val="18"/>
              </w:rPr>
              <w:t xml:space="preserve">) </w:t>
            </w:r>
            <w:r>
              <w:rPr>
                <w:sz w:val="18"/>
              </w:rPr>
              <w:t>acepta</w:t>
            </w:r>
            <w:r>
              <w:rPr>
                <w:spacing w:val="-4"/>
                <w:sz w:val="18"/>
              </w:rPr>
              <w:t xml:space="preserve"> </w:t>
            </w:r>
            <w:r>
              <w:rPr>
                <w:sz w:val="18"/>
              </w:rPr>
              <w:t>que</w:t>
            </w:r>
            <w:r>
              <w:rPr>
                <w:spacing w:val="-2"/>
                <w:sz w:val="18"/>
              </w:rPr>
              <w:t xml:space="preserve"> </w:t>
            </w:r>
            <w:r>
              <w:rPr>
                <w:sz w:val="18"/>
              </w:rPr>
              <w:t>la</w:t>
            </w:r>
            <w:r>
              <w:rPr>
                <w:spacing w:val="-4"/>
                <w:sz w:val="18"/>
              </w:rPr>
              <w:t xml:space="preserve"> </w:t>
            </w:r>
            <w:r>
              <w:rPr>
                <w:sz w:val="18"/>
              </w:rPr>
              <w:t>carta</w:t>
            </w:r>
            <w:r>
              <w:rPr>
                <w:spacing w:val="-2"/>
                <w:sz w:val="18"/>
              </w:rPr>
              <w:t xml:space="preserve"> </w:t>
            </w:r>
            <w:r>
              <w:rPr>
                <w:sz w:val="18"/>
              </w:rPr>
              <w:t>de</w:t>
            </w:r>
            <w:r>
              <w:rPr>
                <w:spacing w:val="-4"/>
                <w:sz w:val="18"/>
              </w:rPr>
              <w:t xml:space="preserve"> </w:t>
            </w:r>
            <w:r>
              <w:rPr>
                <w:sz w:val="18"/>
              </w:rPr>
              <w:t>derechos</w:t>
            </w:r>
            <w:r>
              <w:rPr>
                <w:spacing w:val="-3"/>
                <w:sz w:val="18"/>
              </w:rPr>
              <w:t xml:space="preserve"> </w:t>
            </w:r>
            <w:r>
              <w:rPr>
                <w:sz w:val="18"/>
              </w:rPr>
              <w:t>mínimos</w:t>
            </w:r>
            <w:r>
              <w:rPr>
                <w:spacing w:val="-1"/>
                <w:sz w:val="18"/>
              </w:rPr>
              <w:t xml:space="preserve"> </w:t>
            </w:r>
            <w:r>
              <w:rPr>
                <w:sz w:val="18"/>
              </w:rPr>
              <w:t>le</w:t>
            </w:r>
            <w:r>
              <w:rPr>
                <w:spacing w:val="-4"/>
                <w:sz w:val="18"/>
              </w:rPr>
              <w:t xml:space="preserve"> </w:t>
            </w:r>
            <w:r>
              <w:rPr>
                <w:sz w:val="18"/>
              </w:rPr>
              <w:t>sea</w:t>
            </w:r>
            <w:r>
              <w:rPr>
                <w:spacing w:val="-2"/>
                <w:sz w:val="18"/>
              </w:rPr>
              <w:t xml:space="preserve"> </w:t>
            </w:r>
            <w:r>
              <w:rPr>
                <w:sz w:val="18"/>
              </w:rPr>
              <w:t>enviada</w:t>
            </w:r>
            <w:r>
              <w:rPr>
                <w:spacing w:val="-4"/>
                <w:sz w:val="18"/>
              </w:rPr>
              <w:t xml:space="preserve"> </w:t>
            </w:r>
            <w:r>
              <w:rPr>
                <w:sz w:val="18"/>
              </w:rPr>
              <w:t>por</w:t>
            </w:r>
            <w:r>
              <w:rPr>
                <w:spacing w:val="-2"/>
                <w:sz w:val="18"/>
              </w:rPr>
              <w:t xml:space="preserve"> </w:t>
            </w:r>
            <w:r>
              <w:rPr>
                <w:sz w:val="18"/>
              </w:rPr>
              <w:t>correo</w:t>
            </w:r>
            <w:r>
              <w:rPr>
                <w:spacing w:val="-4"/>
                <w:sz w:val="18"/>
              </w:rPr>
              <w:t xml:space="preserve"> </w:t>
            </w:r>
            <w:r>
              <w:rPr>
                <w:sz w:val="18"/>
              </w:rPr>
              <w:t>electrónico. En caso de aceptar el correo electrónico es el siguiente</w:t>
            </w:r>
            <w:proofErr w:type="gramStart"/>
            <w:r>
              <w:rPr>
                <w:sz w:val="18"/>
              </w:rPr>
              <w:t xml:space="preserve">: </w:t>
            </w:r>
            <w:r>
              <w:rPr>
                <w:sz w:val="18"/>
                <w:u w:val="single"/>
              </w:rPr>
              <w:tab/>
            </w:r>
            <w:r>
              <w:rPr>
                <w:spacing w:val="-10"/>
                <w:sz w:val="18"/>
              </w:rPr>
              <w:t>.</w:t>
            </w:r>
            <w:proofErr w:type="gramEnd"/>
          </w:p>
          <w:p w14:paraId="772D1C27" w14:textId="77777777" w:rsidR="00F806C4" w:rsidRDefault="00F806C4">
            <w:pPr>
              <w:pStyle w:val="TableParagraph"/>
              <w:rPr>
                <w:rFonts w:ascii="Times New Roman" w:hAnsi="Times New Roman"/>
                <w:sz w:val="18"/>
              </w:rPr>
            </w:pPr>
          </w:p>
          <w:p w14:paraId="189DF17E" w14:textId="77777777" w:rsidR="00F806C4" w:rsidRDefault="00F806C4">
            <w:pPr>
              <w:pStyle w:val="TableParagraph"/>
              <w:spacing w:before="1"/>
              <w:rPr>
                <w:rFonts w:ascii="Times New Roman" w:hAnsi="Times New Roman"/>
                <w:sz w:val="18"/>
              </w:rPr>
            </w:pPr>
          </w:p>
          <w:p w14:paraId="7E4622D8" w14:textId="77777777" w:rsidR="00F806C4" w:rsidRDefault="00DA3EC3">
            <w:pPr>
              <w:pStyle w:val="TableParagraph"/>
              <w:tabs>
                <w:tab w:val="left" w:pos="10336"/>
              </w:tabs>
              <w:ind w:left="2409"/>
              <w:rPr>
                <w:rFonts w:ascii="Arial" w:hAnsi="Arial"/>
                <w:b/>
                <w:sz w:val="18"/>
              </w:rPr>
            </w:pPr>
            <w:r>
              <w:rPr>
                <w:rFonts w:ascii="Arial" w:hAnsi="Arial"/>
                <w:b/>
                <w:sz w:val="18"/>
              </w:rPr>
              <w:t>Firma</w:t>
            </w:r>
            <w:r>
              <w:rPr>
                <w:rFonts w:ascii="Arial" w:hAnsi="Arial"/>
                <w:b/>
                <w:spacing w:val="-1"/>
                <w:sz w:val="18"/>
              </w:rPr>
              <w:t xml:space="preserve"> </w:t>
            </w:r>
            <w:r>
              <w:rPr>
                <w:rFonts w:ascii="Arial" w:hAnsi="Arial"/>
                <w:b/>
                <w:sz w:val="18"/>
              </w:rPr>
              <w:t>o</w:t>
            </w:r>
            <w:r>
              <w:rPr>
                <w:rFonts w:ascii="Arial" w:hAnsi="Arial"/>
                <w:b/>
                <w:spacing w:val="-1"/>
                <w:sz w:val="18"/>
              </w:rPr>
              <w:t xml:space="preserve"> </w:t>
            </w:r>
            <w:r>
              <w:rPr>
                <w:rFonts w:ascii="Arial" w:hAnsi="Arial"/>
                <w:b/>
                <w:sz w:val="18"/>
              </w:rPr>
              <w:t>Rúbrica</w:t>
            </w:r>
            <w:r>
              <w:rPr>
                <w:rFonts w:ascii="Arial" w:hAnsi="Arial"/>
                <w:b/>
                <w:spacing w:val="-1"/>
                <w:sz w:val="18"/>
              </w:rPr>
              <w:t xml:space="preserve"> </w:t>
            </w:r>
            <w:r>
              <w:rPr>
                <w:rFonts w:ascii="Arial" w:hAnsi="Arial"/>
                <w:b/>
                <w:sz w:val="18"/>
              </w:rPr>
              <w:t>de</w:t>
            </w:r>
            <w:r>
              <w:rPr>
                <w:rFonts w:ascii="Arial" w:hAnsi="Arial"/>
                <w:b/>
                <w:spacing w:val="-2"/>
                <w:sz w:val="18"/>
              </w:rPr>
              <w:t xml:space="preserve"> </w:t>
            </w:r>
            <w:r>
              <w:rPr>
                <w:rFonts w:ascii="Arial" w:hAnsi="Arial"/>
                <w:b/>
                <w:sz w:val="18"/>
              </w:rPr>
              <w:t>“EL</w:t>
            </w:r>
            <w:r>
              <w:rPr>
                <w:rFonts w:ascii="Arial" w:hAnsi="Arial"/>
                <w:b/>
                <w:spacing w:val="-1"/>
                <w:sz w:val="18"/>
              </w:rPr>
              <w:t xml:space="preserve"> </w:t>
            </w:r>
            <w:r>
              <w:rPr>
                <w:rFonts w:ascii="Arial" w:hAnsi="Arial"/>
                <w:b/>
                <w:spacing w:val="-2"/>
                <w:sz w:val="18"/>
              </w:rPr>
              <w:t>SUSCRIPTOR”</w:t>
            </w:r>
            <w:r>
              <w:rPr>
                <w:rFonts w:ascii="Times New Roman" w:hAnsi="Times New Roman"/>
                <w:sz w:val="18"/>
                <w:u w:val="single"/>
              </w:rPr>
              <w:tab/>
            </w:r>
            <w:r>
              <w:rPr>
                <w:rFonts w:ascii="Arial" w:hAnsi="Arial"/>
                <w:b/>
                <w:spacing w:val="-10"/>
                <w:sz w:val="18"/>
              </w:rPr>
              <w:t>.</w:t>
            </w:r>
          </w:p>
        </w:tc>
      </w:tr>
      <w:tr w:rsidR="00F806C4" w14:paraId="61FDA649" w14:textId="77777777">
        <w:trPr>
          <w:trHeight w:val="1934"/>
        </w:trPr>
        <w:tc>
          <w:tcPr>
            <w:tcW w:w="10505" w:type="dxa"/>
            <w:tcBorders>
              <w:top w:val="single" w:sz="4" w:space="0" w:color="000000"/>
              <w:left w:val="single" w:sz="4" w:space="0" w:color="000000"/>
              <w:bottom w:val="single" w:sz="4" w:space="0" w:color="000000"/>
              <w:right w:val="single" w:sz="4" w:space="0" w:color="000000"/>
            </w:tcBorders>
          </w:tcPr>
          <w:p w14:paraId="02220067" w14:textId="77777777" w:rsidR="00F806C4" w:rsidRDefault="00DA3EC3">
            <w:pPr>
              <w:pStyle w:val="TableParagraph"/>
              <w:spacing w:line="201" w:lineRule="exact"/>
              <w:ind w:left="107"/>
              <w:rPr>
                <w:rFonts w:ascii="Arial" w:hAnsi="Arial"/>
                <w:b/>
                <w:sz w:val="18"/>
              </w:rPr>
            </w:pPr>
            <w:r>
              <w:rPr>
                <w:rFonts w:ascii="Arial" w:hAnsi="Arial"/>
                <w:b/>
                <w:sz w:val="18"/>
              </w:rPr>
              <w:t>AUTORIZACIÓN</w:t>
            </w:r>
            <w:r>
              <w:rPr>
                <w:rFonts w:ascii="Arial" w:hAnsi="Arial"/>
                <w:b/>
                <w:spacing w:val="-4"/>
                <w:sz w:val="18"/>
              </w:rPr>
              <w:t xml:space="preserve"> </w:t>
            </w:r>
            <w:r>
              <w:rPr>
                <w:rFonts w:ascii="Arial" w:hAnsi="Arial"/>
                <w:b/>
                <w:sz w:val="18"/>
              </w:rPr>
              <w:t>PARA</w:t>
            </w:r>
            <w:r>
              <w:rPr>
                <w:rFonts w:ascii="Arial" w:hAnsi="Arial"/>
                <w:b/>
                <w:spacing w:val="-6"/>
                <w:sz w:val="18"/>
              </w:rPr>
              <w:t xml:space="preserve"> </w:t>
            </w:r>
            <w:r>
              <w:rPr>
                <w:rFonts w:ascii="Arial" w:hAnsi="Arial"/>
                <w:b/>
                <w:sz w:val="18"/>
              </w:rPr>
              <w:t>USO</w:t>
            </w:r>
            <w:r>
              <w:rPr>
                <w:rFonts w:ascii="Arial" w:hAnsi="Arial"/>
                <w:b/>
                <w:spacing w:val="-2"/>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INFORMACIÓN</w:t>
            </w:r>
          </w:p>
          <w:p w14:paraId="6D762836" w14:textId="482A463B" w:rsidR="00F806C4" w:rsidRDefault="00DA3EC3">
            <w:pPr>
              <w:pStyle w:val="TableParagraph"/>
              <w:spacing w:line="245" w:lineRule="auto"/>
              <w:ind w:left="107"/>
              <w:rPr>
                <w:sz w:val="18"/>
              </w:rPr>
            </w:pPr>
            <w:r>
              <w:rPr>
                <w:rFonts w:ascii="Arial" w:hAnsi="Arial"/>
                <w:b/>
                <w:sz w:val="18"/>
              </w:rPr>
              <w:t>“EL SUSCRIPTOR” SI (</w:t>
            </w:r>
            <w:r>
              <w:rPr>
                <w:rFonts w:ascii="Arial" w:hAnsi="Arial"/>
                <w:b/>
                <w:spacing w:val="69"/>
                <w:sz w:val="18"/>
              </w:rPr>
              <w:t xml:space="preserve"> </w:t>
            </w:r>
            <w:r>
              <w:rPr>
                <w:rFonts w:ascii="Arial" w:hAnsi="Arial"/>
                <w:b/>
                <w:sz w:val="18"/>
              </w:rPr>
              <w:t>) NO (</w:t>
            </w:r>
            <w:del w:id="21" w:author="ARAMC" w:date="2026-01-19T19:21:00Z">
              <w:r w:rsidDel="00B0075F">
                <w:rPr>
                  <w:rFonts w:ascii="Arial" w:hAnsi="Arial"/>
                  <w:b/>
                  <w:sz w:val="18"/>
                </w:rPr>
                <w:delText xml:space="preserve"> x</w:delText>
              </w:r>
            </w:del>
            <w:ins w:id="22" w:author="ARAMC" w:date="2026-01-19T19:21:00Z">
              <w:r w:rsidR="00B0075F">
                <w:rPr>
                  <w:rFonts w:ascii="Arial" w:hAnsi="Arial"/>
                  <w:b/>
                  <w:sz w:val="18"/>
                </w:rPr>
                <w:t xml:space="preserve"> </w:t>
              </w:r>
            </w:ins>
            <w:r>
              <w:rPr>
                <w:rFonts w:ascii="Arial" w:hAnsi="Arial"/>
                <w:b/>
                <w:sz w:val="18"/>
              </w:rPr>
              <w:t xml:space="preserve"> ) </w:t>
            </w:r>
            <w:r>
              <w:rPr>
                <w:sz w:val="18"/>
              </w:rPr>
              <w:t>acepta que su información sea cedida o transmitida por el proveedor a terceros, con fines mercadotécnicos o publicitarios.</w:t>
            </w:r>
          </w:p>
          <w:p w14:paraId="68F193AE" w14:textId="77777777" w:rsidR="00F806C4" w:rsidRDefault="00F806C4">
            <w:pPr>
              <w:pStyle w:val="TableParagraph"/>
              <w:rPr>
                <w:rFonts w:ascii="Times New Roman" w:hAnsi="Times New Roman"/>
                <w:sz w:val="18"/>
              </w:rPr>
            </w:pPr>
          </w:p>
          <w:p w14:paraId="16BB78EB" w14:textId="77777777" w:rsidR="00F806C4" w:rsidRDefault="00F806C4">
            <w:pPr>
              <w:pStyle w:val="TableParagraph"/>
              <w:spacing w:before="15"/>
              <w:rPr>
                <w:rFonts w:ascii="Times New Roman" w:hAnsi="Times New Roman"/>
                <w:sz w:val="18"/>
              </w:rPr>
            </w:pPr>
          </w:p>
          <w:p w14:paraId="311A88C4" w14:textId="77777777" w:rsidR="00F806C4" w:rsidRDefault="00DA3EC3">
            <w:pPr>
              <w:pStyle w:val="TableParagraph"/>
              <w:tabs>
                <w:tab w:val="left" w:pos="10336"/>
              </w:tabs>
              <w:spacing w:before="1"/>
              <w:ind w:left="2409"/>
              <w:rPr>
                <w:rFonts w:ascii="Arial" w:hAnsi="Arial"/>
                <w:b/>
                <w:sz w:val="18"/>
              </w:rPr>
            </w:pPr>
            <w:r>
              <w:rPr>
                <w:rFonts w:ascii="Arial" w:hAnsi="Arial"/>
                <w:b/>
                <w:sz w:val="18"/>
              </w:rPr>
              <w:t>Firma</w:t>
            </w:r>
            <w:r>
              <w:rPr>
                <w:rFonts w:ascii="Arial" w:hAnsi="Arial"/>
                <w:b/>
                <w:spacing w:val="-2"/>
                <w:sz w:val="18"/>
              </w:rPr>
              <w:t xml:space="preserve"> </w:t>
            </w:r>
            <w:r>
              <w:rPr>
                <w:rFonts w:ascii="Arial" w:hAnsi="Arial"/>
                <w:b/>
                <w:sz w:val="18"/>
              </w:rPr>
              <w:t>o</w:t>
            </w:r>
            <w:r>
              <w:rPr>
                <w:rFonts w:ascii="Arial" w:hAnsi="Arial"/>
                <w:b/>
                <w:spacing w:val="-1"/>
                <w:sz w:val="18"/>
              </w:rPr>
              <w:t xml:space="preserve"> </w:t>
            </w:r>
            <w:r>
              <w:rPr>
                <w:rFonts w:ascii="Arial" w:hAnsi="Arial"/>
                <w:b/>
                <w:sz w:val="18"/>
              </w:rPr>
              <w:t>Rúbrica</w:t>
            </w:r>
            <w:r>
              <w:rPr>
                <w:rFonts w:ascii="Arial" w:hAnsi="Arial"/>
                <w:b/>
                <w:spacing w:val="-1"/>
                <w:sz w:val="18"/>
              </w:rPr>
              <w:t xml:space="preserve"> </w:t>
            </w:r>
            <w:r>
              <w:rPr>
                <w:rFonts w:ascii="Arial" w:hAnsi="Arial"/>
                <w:b/>
                <w:sz w:val="18"/>
              </w:rPr>
              <w:t>de</w:t>
            </w:r>
            <w:r>
              <w:rPr>
                <w:rFonts w:ascii="Arial" w:hAnsi="Arial"/>
                <w:b/>
                <w:spacing w:val="-3"/>
                <w:sz w:val="18"/>
              </w:rPr>
              <w:t xml:space="preserve"> </w:t>
            </w:r>
            <w:r>
              <w:rPr>
                <w:rFonts w:ascii="Arial" w:hAnsi="Arial"/>
                <w:b/>
                <w:sz w:val="18"/>
              </w:rPr>
              <w:t>“EL</w:t>
            </w:r>
            <w:r>
              <w:rPr>
                <w:rFonts w:ascii="Arial" w:hAnsi="Arial"/>
                <w:b/>
                <w:spacing w:val="-1"/>
                <w:sz w:val="18"/>
              </w:rPr>
              <w:t xml:space="preserve"> </w:t>
            </w:r>
            <w:r>
              <w:rPr>
                <w:rFonts w:ascii="Arial" w:hAnsi="Arial"/>
                <w:b/>
                <w:spacing w:val="-2"/>
                <w:sz w:val="18"/>
              </w:rPr>
              <w:t>SUSCRIPTOR”</w:t>
            </w:r>
            <w:r>
              <w:rPr>
                <w:rFonts w:ascii="Times New Roman" w:hAnsi="Times New Roman"/>
                <w:sz w:val="18"/>
                <w:u w:val="single"/>
              </w:rPr>
              <w:tab/>
            </w:r>
            <w:r>
              <w:rPr>
                <w:rFonts w:ascii="Arial" w:hAnsi="Arial"/>
                <w:b/>
                <w:spacing w:val="-10"/>
                <w:sz w:val="18"/>
              </w:rPr>
              <w:t>.</w:t>
            </w:r>
          </w:p>
        </w:tc>
      </w:tr>
    </w:tbl>
    <w:p w14:paraId="5AE12B9D" w14:textId="77777777" w:rsidR="00F806C4" w:rsidRDefault="00F806C4">
      <w:pPr>
        <w:rPr>
          <w:ins w:id="23" w:author="ARAMC" w:date="2026-01-19T19:23:00Z"/>
        </w:rPr>
      </w:pPr>
      <w:commentRangeStart w:id="24"/>
    </w:p>
    <w:tbl>
      <w:tblPr>
        <w:tblStyle w:val="Tablaconcuadrcula"/>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Change w:id="25" w:author="ARAMC" w:date="2026-01-19T19:23:00Z">
          <w:tblPr>
            <w:tblStyle w:val="Tablaconcuadrcula"/>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PrChange>
      </w:tblPr>
      <w:tblGrid>
        <w:gridCol w:w="1523"/>
        <w:gridCol w:w="1176"/>
        <w:gridCol w:w="3014"/>
        <w:gridCol w:w="4963"/>
        <w:tblGridChange w:id="26">
          <w:tblGrid>
            <w:gridCol w:w="1403"/>
            <w:gridCol w:w="1109"/>
            <w:gridCol w:w="2841"/>
            <w:gridCol w:w="4678"/>
          </w:tblGrid>
        </w:tblGridChange>
      </w:tblGrid>
      <w:tr w:rsidR="00B0075F" w14:paraId="1BCB8D0F" w14:textId="77777777" w:rsidTr="007D36D3">
        <w:trPr>
          <w:trHeight w:val="190"/>
          <w:ins w:id="27" w:author="ARAMC" w:date="2026-01-19T19:23:00Z"/>
        </w:trPr>
        <w:tc>
          <w:tcPr>
            <w:tcW w:w="10641" w:type="dxa"/>
            <w:gridSpan w:val="4"/>
            <w:shd w:val="clear" w:color="auto" w:fill="F2F2F2" w:themeFill="background1" w:themeFillShade="F2"/>
            <w:tcPrChange w:id="28" w:author="ARAMC" w:date="2026-01-19T19:23:00Z">
              <w:tcPr>
                <w:tcW w:w="10031" w:type="dxa"/>
                <w:gridSpan w:val="4"/>
                <w:shd w:val="clear" w:color="auto" w:fill="F2F2F2" w:themeFill="background1" w:themeFillShade="F2"/>
              </w:tcPr>
            </w:tcPrChange>
          </w:tcPr>
          <w:p w14:paraId="7DD6280E" w14:textId="77777777" w:rsidR="00B0075F" w:rsidRDefault="00B0075F" w:rsidP="00B0075F">
            <w:pPr>
              <w:jc w:val="center"/>
              <w:rPr>
                <w:ins w:id="29" w:author="ARAMC" w:date="2026-01-19T19:23:00Z"/>
                <w:rFonts w:ascii="Arial" w:hAnsi="Arial" w:cs="Arial"/>
                <w:sz w:val="18"/>
                <w:szCs w:val="18"/>
              </w:rPr>
            </w:pPr>
            <w:ins w:id="30" w:author="ARAMC" w:date="2026-01-19T19:23:00Z">
              <w:r w:rsidRPr="00634A53">
                <w:rPr>
                  <w:rFonts w:ascii="Arial" w:hAnsi="Arial" w:cs="Arial"/>
                  <w:b/>
                  <w:sz w:val="18"/>
                  <w:szCs w:val="18"/>
                </w:rPr>
                <w:t>MEDIOS DE CONTACTO DEL PROVEEDOR PARA QUEJAS, ACLARACIONES, CONSULTAS Y CANCELACIONES</w:t>
              </w:r>
            </w:ins>
          </w:p>
        </w:tc>
      </w:tr>
      <w:commentRangeEnd w:id="24"/>
      <w:tr w:rsidR="00B0075F" w14:paraId="0360ECC4" w14:textId="77777777" w:rsidTr="007D36D3">
        <w:trPr>
          <w:trHeight w:val="190"/>
          <w:ins w:id="31" w:author="ARAMC" w:date="2026-01-19T19:23:00Z"/>
        </w:trPr>
        <w:tc>
          <w:tcPr>
            <w:tcW w:w="1488" w:type="dxa"/>
            <w:shd w:val="clear" w:color="auto" w:fill="F2F2F2" w:themeFill="background1" w:themeFillShade="F2"/>
            <w:tcPrChange w:id="32" w:author="ARAMC" w:date="2026-01-19T19:23:00Z">
              <w:tcPr>
                <w:tcW w:w="1403" w:type="dxa"/>
                <w:shd w:val="clear" w:color="auto" w:fill="F2F2F2" w:themeFill="background1" w:themeFillShade="F2"/>
              </w:tcPr>
            </w:tcPrChange>
          </w:tcPr>
          <w:p w14:paraId="6AEF488C" w14:textId="77777777" w:rsidR="00B0075F" w:rsidRDefault="007D36D3" w:rsidP="00B0075F">
            <w:pPr>
              <w:rPr>
                <w:ins w:id="33" w:author="ARAMC" w:date="2026-01-19T19:23:00Z"/>
                <w:rFonts w:ascii="Arial" w:hAnsi="Arial" w:cs="Arial"/>
                <w:sz w:val="18"/>
                <w:szCs w:val="18"/>
              </w:rPr>
            </w:pPr>
            <w:ins w:id="34" w:author="ARAMC" w:date="2026-01-19T19:24:00Z">
              <w:r>
                <w:rPr>
                  <w:rStyle w:val="Refdecomentario"/>
                </w:rPr>
                <w:commentReference w:id="24"/>
              </w:r>
            </w:ins>
            <w:ins w:id="35" w:author="ARAMC" w:date="2026-01-19T19:23:00Z">
              <w:r w:rsidR="00B0075F" w:rsidRPr="00634A53">
                <w:rPr>
                  <w:rFonts w:ascii="Arial" w:hAnsi="Arial" w:cs="Arial"/>
                  <w:b/>
                  <w:sz w:val="18"/>
                  <w:szCs w:val="18"/>
                </w:rPr>
                <w:t>TELÉFONO:</w:t>
              </w:r>
            </w:ins>
          </w:p>
        </w:tc>
        <w:tc>
          <w:tcPr>
            <w:tcW w:w="4190" w:type="dxa"/>
            <w:gridSpan w:val="2"/>
            <w:tcPrChange w:id="36" w:author="ARAMC" w:date="2026-01-19T19:23:00Z">
              <w:tcPr>
                <w:tcW w:w="3950" w:type="dxa"/>
                <w:gridSpan w:val="2"/>
              </w:tcPr>
            </w:tcPrChange>
          </w:tcPr>
          <w:p w14:paraId="78BF035D" w14:textId="77777777" w:rsidR="00B0075F" w:rsidRDefault="00B0075F" w:rsidP="00B0075F">
            <w:pPr>
              <w:rPr>
                <w:ins w:id="37" w:author="ARAMC" w:date="2026-01-19T19:23:00Z"/>
                <w:rFonts w:ascii="Arial" w:hAnsi="Arial" w:cs="Arial"/>
                <w:sz w:val="18"/>
                <w:szCs w:val="18"/>
              </w:rPr>
            </w:pPr>
          </w:p>
        </w:tc>
        <w:tc>
          <w:tcPr>
            <w:tcW w:w="4962" w:type="dxa"/>
            <w:tcPrChange w:id="38" w:author="ARAMC" w:date="2026-01-19T19:23:00Z">
              <w:tcPr>
                <w:tcW w:w="4678" w:type="dxa"/>
              </w:tcPr>
            </w:tcPrChange>
          </w:tcPr>
          <w:p w14:paraId="52F10530" w14:textId="77777777" w:rsidR="00B0075F" w:rsidRDefault="00B0075F" w:rsidP="00B0075F">
            <w:pPr>
              <w:rPr>
                <w:ins w:id="39" w:author="ARAMC" w:date="2026-01-19T19:23:00Z"/>
                <w:rFonts w:ascii="Arial" w:hAnsi="Arial" w:cs="Arial"/>
                <w:sz w:val="18"/>
                <w:szCs w:val="18"/>
              </w:rPr>
            </w:pPr>
            <w:ins w:id="40" w:author="ARAMC" w:date="2026-01-19T19:23:00Z">
              <w:r>
                <w:rPr>
                  <w:rFonts w:ascii="Arial" w:hAnsi="Arial" w:cs="Arial"/>
                  <w:sz w:val="18"/>
                  <w:szCs w:val="18"/>
                </w:rPr>
                <w:t>Disponible las 24 horas del día los 7 días de la semana</w:t>
              </w:r>
            </w:ins>
          </w:p>
        </w:tc>
      </w:tr>
      <w:tr w:rsidR="00B0075F" w14:paraId="61A1CAD7" w14:textId="77777777" w:rsidTr="007D36D3">
        <w:trPr>
          <w:trHeight w:val="200"/>
          <w:ins w:id="41" w:author="ARAMC" w:date="2026-01-19T19:23:00Z"/>
        </w:trPr>
        <w:tc>
          <w:tcPr>
            <w:tcW w:w="2664" w:type="dxa"/>
            <w:gridSpan w:val="2"/>
            <w:shd w:val="clear" w:color="auto" w:fill="F2F2F2" w:themeFill="background1" w:themeFillShade="F2"/>
            <w:tcPrChange w:id="42" w:author="ARAMC" w:date="2026-01-19T19:23:00Z">
              <w:tcPr>
                <w:tcW w:w="2512" w:type="dxa"/>
                <w:gridSpan w:val="2"/>
                <w:shd w:val="clear" w:color="auto" w:fill="F2F2F2" w:themeFill="background1" w:themeFillShade="F2"/>
              </w:tcPr>
            </w:tcPrChange>
          </w:tcPr>
          <w:p w14:paraId="3867C504" w14:textId="77777777" w:rsidR="00B0075F" w:rsidRDefault="00B0075F" w:rsidP="00B0075F">
            <w:pPr>
              <w:rPr>
                <w:ins w:id="43" w:author="ARAMC" w:date="2026-01-19T19:23:00Z"/>
                <w:rFonts w:ascii="Arial" w:hAnsi="Arial" w:cs="Arial"/>
                <w:sz w:val="18"/>
                <w:szCs w:val="18"/>
              </w:rPr>
            </w:pPr>
            <w:ins w:id="44" w:author="ARAMC" w:date="2026-01-19T19:23:00Z">
              <w:r w:rsidRPr="00634A53">
                <w:rPr>
                  <w:rFonts w:ascii="Arial" w:hAnsi="Arial" w:cs="Arial"/>
                  <w:b/>
                  <w:sz w:val="18"/>
                  <w:szCs w:val="18"/>
                </w:rPr>
                <w:t>CORREO ELECTRÓNICO:</w:t>
              </w:r>
            </w:ins>
          </w:p>
        </w:tc>
        <w:tc>
          <w:tcPr>
            <w:tcW w:w="3014" w:type="dxa"/>
            <w:tcPrChange w:id="45" w:author="ARAMC" w:date="2026-01-19T19:23:00Z">
              <w:tcPr>
                <w:tcW w:w="2841" w:type="dxa"/>
              </w:tcPr>
            </w:tcPrChange>
          </w:tcPr>
          <w:p w14:paraId="7FFDEB90" w14:textId="77777777" w:rsidR="00B0075F" w:rsidRDefault="00B0075F" w:rsidP="00B0075F">
            <w:pPr>
              <w:rPr>
                <w:ins w:id="46" w:author="ARAMC" w:date="2026-01-19T19:23:00Z"/>
                <w:rFonts w:ascii="Arial" w:hAnsi="Arial" w:cs="Arial"/>
                <w:sz w:val="18"/>
                <w:szCs w:val="18"/>
              </w:rPr>
            </w:pPr>
          </w:p>
        </w:tc>
        <w:tc>
          <w:tcPr>
            <w:tcW w:w="4962" w:type="dxa"/>
            <w:tcPrChange w:id="47" w:author="ARAMC" w:date="2026-01-19T19:23:00Z">
              <w:tcPr>
                <w:tcW w:w="4678" w:type="dxa"/>
              </w:tcPr>
            </w:tcPrChange>
          </w:tcPr>
          <w:p w14:paraId="4B42ED98" w14:textId="77777777" w:rsidR="00B0075F" w:rsidRDefault="00B0075F" w:rsidP="00B0075F">
            <w:pPr>
              <w:rPr>
                <w:ins w:id="48" w:author="ARAMC" w:date="2026-01-19T19:23:00Z"/>
                <w:rFonts w:ascii="Arial" w:hAnsi="Arial" w:cs="Arial"/>
                <w:sz w:val="18"/>
                <w:szCs w:val="18"/>
              </w:rPr>
            </w:pPr>
            <w:ins w:id="49" w:author="ARAMC" w:date="2026-01-19T19:23:00Z">
              <w:r>
                <w:rPr>
                  <w:rFonts w:ascii="Arial" w:hAnsi="Arial" w:cs="Arial"/>
                  <w:sz w:val="18"/>
                  <w:szCs w:val="18"/>
                </w:rPr>
                <w:t>Disponible las 24 horas del día los 7 días de la semana</w:t>
              </w:r>
            </w:ins>
          </w:p>
        </w:tc>
      </w:tr>
      <w:tr w:rsidR="00B0075F" w14:paraId="08D4C351" w14:textId="77777777" w:rsidTr="007D36D3">
        <w:trPr>
          <w:trHeight w:val="391"/>
          <w:ins w:id="50" w:author="ARAMC" w:date="2026-01-19T19:23:00Z"/>
        </w:trPr>
        <w:tc>
          <w:tcPr>
            <w:tcW w:w="2664" w:type="dxa"/>
            <w:gridSpan w:val="2"/>
            <w:shd w:val="clear" w:color="auto" w:fill="F2F2F2" w:themeFill="background1" w:themeFillShade="F2"/>
            <w:tcPrChange w:id="51" w:author="ARAMC" w:date="2026-01-19T19:23:00Z">
              <w:tcPr>
                <w:tcW w:w="2512" w:type="dxa"/>
                <w:gridSpan w:val="2"/>
                <w:shd w:val="clear" w:color="auto" w:fill="F2F2F2" w:themeFill="background1" w:themeFillShade="F2"/>
              </w:tcPr>
            </w:tcPrChange>
          </w:tcPr>
          <w:p w14:paraId="16EF8628" w14:textId="77777777" w:rsidR="00B0075F" w:rsidRDefault="00B0075F" w:rsidP="00B0075F">
            <w:pPr>
              <w:rPr>
                <w:ins w:id="52" w:author="ARAMC" w:date="2026-01-19T19:23:00Z"/>
                <w:rFonts w:ascii="Arial" w:hAnsi="Arial" w:cs="Arial"/>
                <w:sz w:val="18"/>
                <w:szCs w:val="18"/>
              </w:rPr>
            </w:pPr>
            <w:ins w:id="53" w:author="ARAMC" w:date="2026-01-19T19:23:00Z">
              <w:r w:rsidRPr="00634A53">
                <w:rPr>
                  <w:rFonts w:ascii="Arial" w:hAnsi="Arial" w:cs="Arial"/>
                  <w:b/>
                  <w:sz w:val="18"/>
                  <w:szCs w:val="18"/>
                </w:rPr>
                <w:t xml:space="preserve">CENTROS DE ATENCIÓN A </w:t>
              </w:r>
              <w:r>
                <w:rPr>
                  <w:rFonts w:ascii="Arial" w:hAnsi="Arial" w:cs="Arial"/>
                  <w:b/>
                  <w:sz w:val="18"/>
                  <w:szCs w:val="18"/>
                </w:rPr>
                <w:t>SUSCRIPTOR</w:t>
              </w:r>
              <w:r w:rsidRPr="00634A53">
                <w:rPr>
                  <w:rFonts w:ascii="Arial" w:hAnsi="Arial" w:cs="Arial"/>
                  <w:b/>
                  <w:sz w:val="18"/>
                  <w:szCs w:val="18"/>
                </w:rPr>
                <w:t>S:</w:t>
              </w:r>
            </w:ins>
          </w:p>
        </w:tc>
        <w:tc>
          <w:tcPr>
            <w:tcW w:w="7976" w:type="dxa"/>
            <w:gridSpan w:val="2"/>
            <w:tcPrChange w:id="54" w:author="ARAMC" w:date="2026-01-19T19:23:00Z">
              <w:tcPr>
                <w:tcW w:w="7519" w:type="dxa"/>
                <w:gridSpan w:val="2"/>
              </w:tcPr>
            </w:tcPrChange>
          </w:tcPr>
          <w:p w14:paraId="7DFA5D28" w14:textId="77777777" w:rsidR="00B0075F" w:rsidRDefault="00B0075F" w:rsidP="00B0075F">
            <w:pPr>
              <w:rPr>
                <w:ins w:id="55" w:author="ARAMC" w:date="2026-01-19T19:23:00Z"/>
                <w:rFonts w:ascii="Arial" w:hAnsi="Arial" w:cs="Arial"/>
                <w:sz w:val="18"/>
                <w:szCs w:val="18"/>
              </w:rPr>
            </w:pPr>
            <w:ins w:id="56" w:author="ARAMC" w:date="2026-01-19T19:23:00Z">
              <w:r>
                <w:rPr>
                  <w:rFonts w:ascii="Arial" w:hAnsi="Arial" w:cs="Arial"/>
                  <w:sz w:val="18"/>
                  <w:szCs w:val="18"/>
                </w:rPr>
                <w:t>Consultar horarios disponibles, días disponibles y centros de atención a clientes disponibles en la página de internet www.___________.com.mx</w:t>
              </w:r>
            </w:ins>
          </w:p>
        </w:tc>
      </w:tr>
    </w:tbl>
    <w:p w14:paraId="6555B099" w14:textId="77777777" w:rsidR="00B0075F" w:rsidRDefault="00B0075F" w:rsidP="00B0075F">
      <w:pPr>
        <w:rPr>
          <w:ins w:id="57" w:author="ARAMC" w:date="2026-01-19T19:23:00Z"/>
          <w:rFonts w:ascii="Arial" w:hAnsi="Arial" w:cs="Arial"/>
          <w:sz w:val="10"/>
          <w:szCs w:val="18"/>
        </w:rPr>
      </w:pPr>
    </w:p>
    <w:tbl>
      <w:tblPr>
        <w:tblStyle w:val="Tablaconcuadrcula"/>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Change w:id="58" w:author="ARAMC" w:date="2026-01-19T19:24:00Z">
          <w:tblPr>
            <w:tblStyle w:val="Tablaconcuadrcula"/>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PrChange>
      </w:tblPr>
      <w:tblGrid>
        <w:gridCol w:w="3299"/>
        <w:gridCol w:w="2273"/>
        <w:gridCol w:w="5155"/>
        <w:tblGridChange w:id="59">
          <w:tblGrid>
            <w:gridCol w:w="3085"/>
            <w:gridCol w:w="2126"/>
            <w:gridCol w:w="4820"/>
          </w:tblGrid>
        </w:tblGridChange>
      </w:tblGrid>
      <w:tr w:rsidR="00B0075F" w14:paraId="6BBD864E" w14:textId="77777777" w:rsidTr="007D36D3">
        <w:trPr>
          <w:trHeight w:val="190"/>
          <w:ins w:id="60" w:author="ARAMC" w:date="2026-01-19T19:23:00Z"/>
        </w:trPr>
        <w:tc>
          <w:tcPr>
            <w:tcW w:w="10727" w:type="dxa"/>
            <w:gridSpan w:val="3"/>
            <w:shd w:val="clear" w:color="auto" w:fill="F2F2F2" w:themeFill="background1" w:themeFillShade="F2"/>
            <w:tcPrChange w:id="61" w:author="ARAMC" w:date="2026-01-19T19:24:00Z">
              <w:tcPr>
                <w:tcW w:w="10031" w:type="dxa"/>
                <w:gridSpan w:val="3"/>
                <w:shd w:val="clear" w:color="auto" w:fill="F2F2F2" w:themeFill="background1" w:themeFillShade="F2"/>
              </w:tcPr>
            </w:tcPrChange>
          </w:tcPr>
          <w:p w14:paraId="2364C3F0" w14:textId="77777777" w:rsidR="00B0075F" w:rsidRDefault="00B0075F" w:rsidP="00B0075F">
            <w:pPr>
              <w:jc w:val="center"/>
              <w:rPr>
                <w:ins w:id="62" w:author="ARAMC" w:date="2026-01-19T19:23:00Z"/>
                <w:rFonts w:ascii="Arial" w:hAnsi="Arial" w:cs="Arial"/>
                <w:sz w:val="18"/>
                <w:szCs w:val="18"/>
              </w:rPr>
            </w:pPr>
            <w:ins w:id="63" w:author="ARAMC" w:date="2026-01-19T19:23:00Z">
              <w:r w:rsidRPr="00004A02">
                <w:rPr>
                  <w:rFonts w:ascii="Arial" w:hAnsi="Arial" w:cs="Arial"/>
                  <w:b/>
                  <w:sz w:val="18"/>
                  <w:szCs w:val="18"/>
                </w:rPr>
                <w:lastRenderedPageBreak/>
                <w:t>LA PRESENTE CARÁTULA Y EL CONTRATO DE ADHESIÓN SE ENCUENTRAN DISPONIBLES EN:</w:t>
              </w:r>
            </w:ins>
          </w:p>
        </w:tc>
      </w:tr>
      <w:tr w:rsidR="00B0075F" w14:paraId="21C7007E" w14:textId="77777777" w:rsidTr="007D36D3">
        <w:trPr>
          <w:trHeight w:val="190"/>
          <w:ins w:id="64" w:author="ARAMC" w:date="2026-01-19T19:23:00Z"/>
        </w:trPr>
        <w:tc>
          <w:tcPr>
            <w:tcW w:w="3299" w:type="dxa"/>
            <w:shd w:val="clear" w:color="auto" w:fill="F2F2F2" w:themeFill="background1" w:themeFillShade="F2"/>
            <w:tcPrChange w:id="65" w:author="ARAMC" w:date="2026-01-19T19:24:00Z">
              <w:tcPr>
                <w:tcW w:w="3085" w:type="dxa"/>
                <w:shd w:val="clear" w:color="auto" w:fill="F2F2F2" w:themeFill="background1" w:themeFillShade="F2"/>
              </w:tcPr>
            </w:tcPrChange>
          </w:tcPr>
          <w:p w14:paraId="60D66069" w14:textId="77777777" w:rsidR="00B0075F" w:rsidRPr="00832344" w:rsidRDefault="00B0075F" w:rsidP="00B0075F">
            <w:pPr>
              <w:pStyle w:val="Prrafodelista"/>
              <w:widowControl/>
              <w:numPr>
                <w:ilvl w:val="0"/>
                <w:numId w:val="8"/>
              </w:numPr>
              <w:suppressAutoHyphens w:val="0"/>
              <w:spacing w:line="240" w:lineRule="auto"/>
              <w:ind w:left="303" w:hanging="284"/>
              <w:contextualSpacing/>
              <w:rPr>
                <w:ins w:id="66" w:author="ARAMC" w:date="2026-01-19T19:23:00Z"/>
                <w:rFonts w:ascii="Arial" w:hAnsi="Arial" w:cs="Arial"/>
                <w:b/>
                <w:sz w:val="18"/>
                <w:szCs w:val="18"/>
              </w:rPr>
            </w:pPr>
            <w:ins w:id="67" w:author="ARAMC" w:date="2026-01-19T19:23:00Z">
              <w:r w:rsidRPr="00832344">
                <w:rPr>
                  <w:rFonts w:ascii="Arial" w:hAnsi="Arial" w:cs="Arial"/>
                  <w:b/>
                  <w:sz w:val="18"/>
                  <w:szCs w:val="18"/>
                </w:rPr>
                <w:t>La página del proveedor</w:t>
              </w:r>
            </w:ins>
          </w:p>
        </w:tc>
        <w:tc>
          <w:tcPr>
            <w:tcW w:w="7428" w:type="dxa"/>
            <w:gridSpan w:val="2"/>
            <w:tcPrChange w:id="68" w:author="ARAMC" w:date="2026-01-19T19:24:00Z">
              <w:tcPr>
                <w:tcW w:w="6946" w:type="dxa"/>
                <w:gridSpan w:val="2"/>
              </w:tcPr>
            </w:tcPrChange>
          </w:tcPr>
          <w:p w14:paraId="1B3D8293" w14:textId="77777777" w:rsidR="00B0075F" w:rsidRDefault="00B0075F" w:rsidP="00B0075F">
            <w:pPr>
              <w:rPr>
                <w:ins w:id="69" w:author="ARAMC" w:date="2026-01-19T19:23:00Z"/>
                <w:rFonts w:ascii="Arial" w:hAnsi="Arial" w:cs="Arial"/>
                <w:sz w:val="18"/>
                <w:szCs w:val="18"/>
              </w:rPr>
            </w:pPr>
            <w:ins w:id="70" w:author="ARAMC" w:date="2026-01-19T19:23:00Z">
              <w:r w:rsidRPr="0026407D">
                <w:rPr>
                  <w:rFonts w:ascii="Arial" w:hAnsi="Arial" w:cs="Arial"/>
                  <w:sz w:val="18"/>
                  <w:szCs w:val="18"/>
                </w:rPr>
                <w:t>www___________________.com.mx</w:t>
              </w:r>
            </w:ins>
          </w:p>
        </w:tc>
      </w:tr>
      <w:tr w:rsidR="00B0075F" w14:paraId="4F075B6C" w14:textId="77777777" w:rsidTr="007D36D3">
        <w:trPr>
          <w:trHeight w:val="190"/>
          <w:ins w:id="71" w:author="ARAMC" w:date="2026-01-19T19:23:00Z"/>
        </w:trPr>
        <w:tc>
          <w:tcPr>
            <w:tcW w:w="3299" w:type="dxa"/>
            <w:shd w:val="clear" w:color="auto" w:fill="F2F2F2" w:themeFill="background1" w:themeFillShade="F2"/>
            <w:tcPrChange w:id="72" w:author="ARAMC" w:date="2026-01-19T19:24:00Z">
              <w:tcPr>
                <w:tcW w:w="3085" w:type="dxa"/>
                <w:shd w:val="clear" w:color="auto" w:fill="F2F2F2" w:themeFill="background1" w:themeFillShade="F2"/>
              </w:tcPr>
            </w:tcPrChange>
          </w:tcPr>
          <w:p w14:paraId="6A6AB95D" w14:textId="77777777" w:rsidR="00B0075F" w:rsidRPr="00832344" w:rsidRDefault="00B0075F" w:rsidP="00B0075F">
            <w:pPr>
              <w:pStyle w:val="Prrafodelista"/>
              <w:widowControl/>
              <w:numPr>
                <w:ilvl w:val="0"/>
                <w:numId w:val="8"/>
              </w:numPr>
              <w:suppressAutoHyphens w:val="0"/>
              <w:spacing w:line="240" w:lineRule="auto"/>
              <w:ind w:left="303" w:hanging="284"/>
              <w:contextualSpacing/>
              <w:rPr>
                <w:ins w:id="73" w:author="ARAMC" w:date="2026-01-19T19:23:00Z"/>
                <w:rFonts w:ascii="Arial" w:hAnsi="Arial" w:cs="Arial"/>
                <w:b/>
                <w:sz w:val="18"/>
                <w:szCs w:val="18"/>
              </w:rPr>
            </w:pPr>
            <w:ins w:id="74" w:author="ARAMC" w:date="2026-01-19T19:23:00Z">
              <w:r w:rsidRPr="00832344">
                <w:rPr>
                  <w:rFonts w:ascii="Arial" w:hAnsi="Arial" w:cs="Arial"/>
                  <w:b/>
                  <w:sz w:val="18"/>
                  <w:szCs w:val="18"/>
                </w:rPr>
                <w:t>Buró comercial de PROFECO</w:t>
              </w:r>
            </w:ins>
          </w:p>
        </w:tc>
        <w:tc>
          <w:tcPr>
            <w:tcW w:w="7428" w:type="dxa"/>
            <w:gridSpan w:val="2"/>
            <w:tcPrChange w:id="75" w:author="ARAMC" w:date="2026-01-19T19:24:00Z">
              <w:tcPr>
                <w:tcW w:w="6946" w:type="dxa"/>
                <w:gridSpan w:val="2"/>
              </w:tcPr>
            </w:tcPrChange>
          </w:tcPr>
          <w:p w14:paraId="1B560B97" w14:textId="77777777" w:rsidR="00B0075F" w:rsidRDefault="00B0075F" w:rsidP="00B0075F">
            <w:pPr>
              <w:rPr>
                <w:ins w:id="76" w:author="ARAMC" w:date="2026-01-19T19:23:00Z"/>
                <w:rFonts w:ascii="Arial" w:hAnsi="Arial" w:cs="Arial"/>
                <w:sz w:val="18"/>
                <w:szCs w:val="18"/>
              </w:rPr>
            </w:pPr>
            <w:ins w:id="77" w:author="ARAMC" w:date="2026-01-19T19:23:00Z">
              <w:r>
                <w:fldChar w:fldCharType="begin"/>
              </w:r>
              <w:r>
                <w:instrText xml:space="preserve"> HYPERLINK "https://burocomercial.profeco.gob.mx/" </w:instrText>
              </w:r>
              <w:r>
                <w:fldChar w:fldCharType="separate"/>
              </w:r>
              <w:r w:rsidRPr="00727BB6">
                <w:rPr>
                  <w:rStyle w:val="Hipervnculo"/>
                  <w:rFonts w:ascii="Arial" w:hAnsi="Arial" w:cs="Arial"/>
                  <w:sz w:val="18"/>
                  <w:szCs w:val="18"/>
                </w:rPr>
                <w:t>https://burocomercial.profeco.gob.mx/</w:t>
              </w:r>
              <w:r>
                <w:rPr>
                  <w:rStyle w:val="Hipervnculo"/>
                  <w:rFonts w:ascii="Arial" w:hAnsi="Arial" w:cs="Arial"/>
                  <w:sz w:val="18"/>
                  <w:szCs w:val="18"/>
                </w:rPr>
                <w:fldChar w:fldCharType="end"/>
              </w:r>
            </w:ins>
          </w:p>
        </w:tc>
      </w:tr>
      <w:tr w:rsidR="00B0075F" w14:paraId="29AD1A29" w14:textId="77777777" w:rsidTr="007D36D3">
        <w:trPr>
          <w:trHeight w:val="401"/>
          <w:ins w:id="78" w:author="ARAMC" w:date="2026-01-19T19:23:00Z"/>
        </w:trPr>
        <w:tc>
          <w:tcPr>
            <w:tcW w:w="5572" w:type="dxa"/>
            <w:gridSpan w:val="2"/>
            <w:shd w:val="clear" w:color="auto" w:fill="F2F2F2" w:themeFill="background1" w:themeFillShade="F2"/>
            <w:tcPrChange w:id="79" w:author="ARAMC" w:date="2026-01-19T19:24:00Z">
              <w:tcPr>
                <w:tcW w:w="5211" w:type="dxa"/>
                <w:gridSpan w:val="2"/>
                <w:shd w:val="clear" w:color="auto" w:fill="F2F2F2" w:themeFill="background1" w:themeFillShade="F2"/>
              </w:tcPr>
            </w:tcPrChange>
          </w:tcPr>
          <w:p w14:paraId="684B2795" w14:textId="77777777" w:rsidR="00B0075F" w:rsidRPr="00832344" w:rsidRDefault="00B0075F" w:rsidP="00B0075F">
            <w:pPr>
              <w:pStyle w:val="Prrafodelista"/>
              <w:widowControl/>
              <w:numPr>
                <w:ilvl w:val="0"/>
                <w:numId w:val="8"/>
              </w:numPr>
              <w:suppressAutoHyphens w:val="0"/>
              <w:spacing w:line="240" w:lineRule="auto"/>
              <w:ind w:left="303" w:hanging="284"/>
              <w:contextualSpacing/>
              <w:rPr>
                <w:ins w:id="80" w:author="ARAMC" w:date="2026-01-19T19:23:00Z"/>
                <w:rFonts w:ascii="Arial" w:hAnsi="Arial" w:cs="Arial"/>
                <w:b/>
                <w:sz w:val="18"/>
                <w:szCs w:val="18"/>
              </w:rPr>
            </w:pPr>
            <w:ins w:id="81" w:author="ARAMC" w:date="2026-01-19T19:23:00Z">
              <w:r w:rsidRPr="00832344">
                <w:rPr>
                  <w:rFonts w:ascii="Arial" w:hAnsi="Arial" w:cs="Arial"/>
                  <w:b/>
                  <w:sz w:val="18"/>
                  <w:szCs w:val="18"/>
                </w:rPr>
                <w:t>Físicamente en los centros de atención del proveedor</w:t>
              </w:r>
            </w:ins>
          </w:p>
        </w:tc>
        <w:tc>
          <w:tcPr>
            <w:tcW w:w="5154" w:type="dxa"/>
            <w:tcPrChange w:id="82" w:author="ARAMC" w:date="2026-01-19T19:24:00Z">
              <w:tcPr>
                <w:tcW w:w="4820" w:type="dxa"/>
              </w:tcPr>
            </w:tcPrChange>
          </w:tcPr>
          <w:p w14:paraId="263A67CE" w14:textId="77777777" w:rsidR="00B0075F" w:rsidRDefault="00B0075F" w:rsidP="00B0075F">
            <w:pPr>
              <w:jc w:val="both"/>
              <w:rPr>
                <w:ins w:id="83" w:author="ARAMC" w:date="2026-01-19T19:23:00Z"/>
                <w:rFonts w:ascii="Arial" w:hAnsi="Arial" w:cs="Arial"/>
                <w:sz w:val="18"/>
                <w:szCs w:val="18"/>
              </w:rPr>
            </w:pPr>
            <w:ins w:id="84" w:author="ARAMC" w:date="2026-01-19T19:23:00Z">
              <w:r>
                <w:rPr>
                  <w:rFonts w:ascii="Arial" w:hAnsi="Arial" w:cs="Arial"/>
                  <w:sz w:val="18"/>
                  <w:szCs w:val="18"/>
                </w:rPr>
                <w:t xml:space="preserve">Consultar centros de atención a clientes en </w:t>
              </w:r>
              <w:r>
                <w:fldChar w:fldCharType="begin"/>
              </w:r>
              <w:r>
                <w:instrText xml:space="preserve"> HYPERLINK "http://www.___________.com.mx" </w:instrText>
              </w:r>
              <w:r>
                <w:fldChar w:fldCharType="separate"/>
              </w:r>
              <w:r w:rsidRPr="00727BB6">
                <w:rPr>
                  <w:rStyle w:val="Hipervnculo"/>
                  <w:rFonts w:ascii="Arial" w:hAnsi="Arial" w:cs="Arial"/>
                  <w:sz w:val="18"/>
                  <w:szCs w:val="18"/>
                </w:rPr>
                <w:t>www.___________.com.mx</w:t>
              </w:r>
              <w:r>
                <w:rPr>
                  <w:rStyle w:val="Hipervnculo"/>
                  <w:rFonts w:ascii="Arial" w:hAnsi="Arial" w:cs="Arial"/>
                  <w:sz w:val="18"/>
                  <w:szCs w:val="18"/>
                </w:rPr>
                <w:fldChar w:fldCharType="end"/>
              </w:r>
              <w:r>
                <w:rPr>
                  <w:rFonts w:ascii="Arial" w:hAnsi="Arial" w:cs="Arial"/>
                  <w:sz w:val="18"/>
                  <w:szCs w:val="18"/>
                </w:rPr>
                <w:t xml:space="preserve"> </w:t>
              </w:r>
            </w:ins>
          </w:p>
        </w:tc>
      </w:tr>
    </w:tbl>
    <w:p w14:paraId="70D165F1" w14:textId="77777777" w:rsidR="00B0075F" w:rsidRDefault="00B0075F" w:rsidP="00B0075F">
      <w:pPr>
        <w:rPr>
          <w:ins w:id="85" w:author="ARAMC" w:date="2026-01-19T19:23:00Z"/>
          <w:rFonts w:ascii="Arial" w:hAnsi="Arial" w:cs="Arial"/>
          <w:sz w:val="10"/>
          <w:szCs w:val="18"/>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Change w:id="86" w:author="ARAMC" w:date="2026-01-19T19:24:00Z">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PrChange>
      </w:tblPr>
      <w:tblGrid>
        <w:gridCol w:w="10727"/>
        <w:tblGridChange w:id="87">
          <w:tblGrid>
            <w:gridCol w:w="10031"/>
          </w:tblGrid>
        </w:tblGridChange>
      </w:tblGrid>
      <w:tr w:rsidR="00B0075F" w:rsidRPr="009F28E5" w14:paraId="3740AAD4" w14:textId="77777777" w:rsidTr="007D36D3">
        <w:trPr>
          <w:trHeight w:val="1549"/>
          <w:ins w:id="88" w:author="ARAMC" w:date="2026-01-19T19:23:00Z"/>
        </w:trPr>
        <w:tc>
          <w:tcPr>
            <w:tcW w:w="10727" w:type="dxa"/>
            <w:tcPrChange w:id="89" w:author="ARAMC" w:date="2026-01-19T19:24:00Z">
              <w:tcPr>
                <w:tcW w:w="10031" w:type="dxa"/>
              </w:tcPr>
            </w:tcPrChange>
          </w:tcPr>
          <w:p w14:paraId="2C40C098" w14:textId="77777777" w:rsidR="00B0075F" w:rsidRPr="009F28E5" w:rsidRDefault="00B0075F" w:rsidP="00B0075F">
            <w:pPr>
              <w:tabs>
                <w:tab w:val="center" w:pos="2987"/>
              </w:tabs>
              <w:jc w:val="both"/>
              <w:rPr>
                <w:ins w:id="90" w:author="ARAMC" w:date="2026-01-19T19:23:00Z"/>
                <w:rFonts w:ascii="Arial" w:hAnsi="Arial" w:cs="Arial"/>
                <w:b/>
                <w:sz w:val="18"/>
                <w:szCs w:val="18"/>
              </w:rPr>
            </w:pPr>
            <w:ins w:id="91" w:author="ARAMC" w:date="2026-01-19T19:23:00Z">
              <w:r w:rsidRPr="009F28E5">
                <w:rPr>
                  <w:rFonts w:ascii="Arial" w:hAnsi="Arial" w:cs="Arial"/>
                  <w:b/>
                  <w:sz w:val="18"/>
                  <w:szCs w:val="18"/>
                </w:rPr>
                <w:t>LA PRESENTE CARÁTULA SE RIGE CONFORME A LAS CLÁUSULAS DEL CONTRATO DE ADHESIÓN REGISTRADO EN PROFECO EL __/__/2024, CON NÚMERO: ______ DISPONIBLE EN EL SIGUIENTE CÓDIGO:</w:t>
              </w:r>
            </w:ins>
          </w:p>
          <w:p w14:paraId="4B294C61" w14:textId="77777777" w:rsidR="00B0075F" w:rsidRPr="009F28E5" w:rsidRDefault="00B0075F" w:rsidP="00B0075F">
            <w:pPr>
              <w:tabs>
                <w:tab w:val="center" w:pos="2987"/>
              </w:tabs>
              <w:jc w:val="center"/>
              <w:rPr>
                <w:ins w:id="92" w:author="ARAMC" w:date="2026-01-19T19:23:00Z"/>
                <w:rFonts w:ascii="Arial" w:hAnsi="Arial" w:cs="Arial"/>
                <w:sz w:val="18"/>
                <w:szCs w:val="18"/>
              </w:rPr>
            </w:pPr>
            <w:ins w:id="93" w:author="ARAMC" w:date="2026-01-19T19:23:00Z">
              <w:r w:rsidRPr="009F28E5">
                <w:rPr>
                  <w:rFonts w:ascii="Arial" w:hAnsi="Arial" w:cs="Arial"/>
                  <w:noProof/>
                  <w:sz w:val="18"/>
                  <w:szCs w:val="18"/>
                  <w:lang w:val="es-MX" w:eastAsia="es-MX"/>
                  <w:rPrChange w:id="94" w:author="Unknown">
                    <w:rPr>
                      <w:noProof/>
                      <w:lang w:val="es-MX" w:eastAsia="es-MX"/>
                    </w:rPr>
                  </w:rPrChange>
                </w:rPr>
                <w:drawing>
                  <wp:inline distT="0" distB="0" distL="0" distR="0" wp14:anchorId="690CF551" wp14:editId="312C2468">
                    <wp:extent cx="512140" cy="490119"/>
                    <wp:effectExtent l="0" t="0" r="2540" b="5715"/>
                    <wp:docPr id="69"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676" cy="522213"/>
                            </a:xfrm>
                            <a:prstGeom prst="rect">
                              <a:avLst/>
                            </a:prstGeom>
                          </pic:spPr>
                        </pic:pic>
                      </a:graphicData>
                    </a:graphic>
                  </wp:inline>
                </w:drawing>
              </w:r>
            </w:ins>
          </w:p>
          <w:p w14:paraId="0A63F1D2" w14:textId="77777777" w:rsidR="00B0075F" w:rsidRPr="009F28E5" w:rsidRDefault="00B0075F" w:rsidP="00B0075F">
            <w:pPr>
              <w:jc w:val="both"/>
              <w:rPr>
                <w:ins w:id="95" w:author="ARAMC" w:date="2026-01-19T19:23:00Z"/>
                <w:rFonts w:ascii="Arial" w:hAnsi="Arial" w:cs="Arial"/>
                <w:sz w:val="18"/>
                <w:szCs w:val="18"/>
              </w:rPr>
            </w:pPr>
            <w:ins w:id="96" w:author="ARAMC" w:date="2026-01-19T19:23:00Z">
              <w:r w:rsidRPr="009F28E5">
                <w:rPr>
                  <w:rFonts w:ascii="Arial" w:hAnsi="Arial" w:cs="Arial"/>
                  <w:b/>
                  <w:sz w:val="18"/>
                  <w:szCs w:val="18"/>
                </w:rPr>
                <w:t>LAS FIRMAS INSERTAS ABAJO SON LA ACEPTACIÓN DE LA PRESENTE CARÁTULA Y CLAUSULADO DEL CONTRATO CON NÚMERO __________</w:t>
              </w:r>
            </w:ins>
          </w:p>
        </w:tc>
      </w:tr>
    </w:tbl>
    <w:p w14:paraId="46E660EE" w14:textId="77777777" w:rsidR="00B0075F" w:rsidRPr="0063445A" w:rsidRDefault="00B0075F" w:rsidP="00B0075F">
      <w:pPr>
        <w:rPr>
          <w:ins w:id="97" w:author="ARAMC" w:date="2026-01-19T19:23:00Z"/>
          <w:rFonts w:ascii="Arial" w:hAnsi="Arial" w:cs="Arial"/>
          <w:sz w:val="12"/>
          <w:szCs w:val="18"/>
        </w:rPr>
      </w:pPr>
    </w:p>
    <w:p w14:paraId="0F21631B" w14:textId="77777777" w:rsidR="00B0075F" w:rsidRDefault="00B0075F" w:rsidP="00B0075F">
      <w:pPr>
        <w:tabs>
          <w:tab w:val="center" w:pos="2987"/>
        </w:tabs>
        <w:rPr>
          <w:ins w:id="98" w:author="ARAMC" w:date="2026-01-19T19:23:00Z"/>
          <w:rFonts w:ascii="Arial" w:hAnsi="Arial" w:cs="Arial"/>
          <w:sz w:val="18"/>
          <w:szCs w:val="18"/>
        </w:rPr>
      </w:pPr>
      <w:ins w:id="99" w:author="ARAMC" w:date="2026-01-19T19:23:00Z">
        <w:r w:rsidRPr="009F28E5">
          <w:rPr>
            <w:rFonts w:ascii="Arial" w:hAnsi="Arial" w:cs="Arial"/>
            <w:sz w:val="18"/>
            <w:szCs w:val="18"/>
          </w:rPr>
          <w:t xml:space="preserve">Este contrato se firmó por duplicado en la Ciudad de ______________________, a ___ de ________________ </w:t>
        </w:r>
        <w:proofErr w:type="spellStart"/>
        <w:r w:rsidRPr="009F28E5">
          <w:rPr>
            <w:rFonts w:ascii="Arial" w:hAnsi="Arial" w:cs="Arial"/>
            <w:sz w:val="18"/>
            <w:szCs w:val="18"/>
          </w:rPr>
          <w:t>de</w:t>
        </w:r>
        <w:proofErr w:type="spellEnd"/>
        <w:r w:rsidRPr="009F28E5">
          <w:rPr>
            <w:rFonts w:ascii="Arial" w:hAnsi="Arial" w:cs="Arial"/>
            <w:sz w:val="18"/>
            <w:szCs w:val="18"/>
          </w:rPr>
          <w:t xml:space="preserve"> ______.</w:t>
        </w:r>
      </w:ins>
    </w:p>
    <w:p w14:paraId="0EE3B1B8" w14:textId="77777777" w:rsidR="00B0075F" w:rsidRPr="009F28E5" w:rsidRDefault="00B0075F" w:rsidP="00B0075F">
      <w:pPr>
        <w:tabs>
          <w:tab w:val="center" w:pos="2987"/>
        </w:tabs>
        <w:rPr>
          <w:ins w:id="100" w:author="ARAMC" w:date="2026-01-19T19:23:00Z"/>
          <w:rFonts w:ascii="Arial" w:hAnsi="Arial" w:cs="Arial"/>
          <w:sz w:val="18"/>
          <w:szCs w:val="18"/>
        </w:rPr>
      </w:pPr>
    </w:p>
    <w:tbl>
      <w:tblPr>
        <w:tblStyle w:val="Tablaconcuadrcula"/>
        <w:tblW w:w="0" w:type="auto"/>
        <w:tblInd w:w="993"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85"/>
        <w:gridCol w:w="567"/>
        <w:gridCol w:w="3686"/>
      </w:tblGrid>
      <w:tr w:rsidR="00B0075F" w:rsidRPr="009F28E5" w14:paraId="17E02DCA" w14:textId="77777777" w:rsidTr="00B0075F">
        <w:trPr>
          <w:ins w:id="101" w:author="ARAMC" w:date="2026-01-19T19:23:00Z"/>
        </w:trPr>
        <w:tc>
          <w:tcPr>
            <w:tcW w:w="3685" w:type="dxa"/>
          </w:tcPr>
          <w:p w14:paraId="50258814" w14:textId="77777777" w:rsidR="00B0075F" w:rsidRPr="009F28E5" w:rsidRDefault="00B0075F" w:rsidP="00B0075F">
            <w:pPr>
              <w:tabs>
                <w:tab w:val="center" w:pos="2987"/>
              </w:tabs>
              <w:rPr>
                <w:ins w:id="102" w:author="ARAMC" w:date="2026-01-19T19:23:00Z"/>
                <w:rFonts w:ascii="Arial" w:hAnsi="Arial" w:cs="Arial"/>
                <w:sz w:val="18"/>
                <w:szCs w:val="18"/>
              </w:rPr>
            </w:pPr>
          </w:p>
        </w:tc>
        <w:tc>
          <w:tcPr>
            <w:tcW w:w="567" w:type="dxa"/>
            <w:tcBorders>
              <w:top w:val="nil"/>
              <w:bottom w:val="nil"/>
            </w:tcBorders>
          </w:tcPr>
          <w:p w14:paraId="4AE255DC" w14:textId="77777777" w:rsidR="00B0075F" w:rsidRPr="009F28E5" w:rsidRDefault="00B0075F" w:rsidP="00B0075F">
            <w:pPr>
              <w:tabs>
                <w:tab w:val="center" w:pos="2987"/>
              </w:tabs>
              <w:rPr>
                <w:ins w:id="103" w:author="ARAMC" w:date="2026-01-19T19:23:00Z"/>
                <w:rFonts w:ascii="Arial" w:hAnsi="Arial" w:cs="Arial"/>
                <w:sz w:val="18"/>
                <w:szCs w:val="18"/>
              </w:rPr>
            </w:pPr>
          </w:p>
        </w:tc>
        <w:tc>
          <w:tcPr>
            <w:tcW w:w="3686" w:type="dxa"/>
          </w:tcPr>
          <w:p w14:paraId="6804B6A8" w14:textId="77777777" w:rsidR="00B0075F" w:rsidRPr="009F28E5" w:rsidRDefault="00B0075F" w:rsidP="00B0075F">
            <w:pPr>
              <w:tabs>
                <w:tab w:val="center" w:pos="2987"/>
              </w:tabs>
              <w:rPr>
                <w:ins w:id="104" w:author="ARAMC" w:date="2026-01-19T19:23:00Z"/>
                <w:rFonts w:ascii="Arial" w:hAnsi="Arial" w:cs="Arial"/>
                <w:sz w:val="18"/>
                <w:szCs w:val="18"/>
              </w:rPr>
            </w:pPr>
          </w:p>
        </w:tc>
      </w:tr>
      <w:tr w:rsidR="00B0075F" w:rsidRPr="009F28E5" w14:paraId="554C3EAA" w14:textId="77777777" w:rsidTr="00B0075F">
        <w:trPr>
          <w:ins w:id="105" w:author="ARAMC" w:date="2026-01-19T19:23:00Z"/>
        </w:trPr>
        <w:tc>
          <w:tcPr>
            <w:tcW w:w="3685" w:type="dxa"/>
          </w:tcPr>
          <w:p w14:paraId="0E49614C" w14:textId="77777777" w:rsidR="00B0075F" w:rsidRPr="009F28E5" w:rsidRDefault="00B0075F" w:rsidP="00B0075F">
            <w:pPr>
              <w:tabs>
                <w:tab w:val="center" w:pos="2987"/>
              </w:tabs>
              <w:jc w:val="center"/>
              <w:rPr>
                <w:ins w:id="106" w:author="ARAMC" w:date="2026-01-19T19:23:00Z"/>
                <w:rFonts w:ascii="Arial" w:hAnsi="Arial" w:cs="Arial"/>
                <w:sz w:val="18"/>
                <w:szCs w:val="18"/>
              </w:rPr>
            </w:pPr>
            <w:ins w:id="107" w:author="ARAMC" w:date="2026-01-19T19:23:00Z">
              <w:r w:rsidRPr="009F28E5">
                <w:rPr>
                  <w:rFonts w:ascii="Arial" w:hAnsi="Arial" w:cs="Arial"/>
                  <w:b/>
                  <w:sz w:val="18"/>
                  <w:szCs w:val="18"/>
                </w:rPr>
                <w:t>PROVEEDOR</w:t>
              </w:r>
            </w:ins>
          </w:p>
        </w:tc>
        <w:tc>
          <w:tcPr>
            <w:tcW w:w="567" w:type="dxa"/>
            <w:tcBorders>
              <w:top w:val="nil"/>
              <w:bottom w:val="nil"/>
            </w:tcBorders>
          </w:tcPr>
          <w:p w14:paraId="30265BF4" w14:textId="77777777" w:rsidR="00B0075F" w:rsidRPr="009F28E5" w:rsidRDefault="00B0075F" w:rsidP="00B0075F">
            <w:pPr>
              <w:tabs>
                <w:tab w:val="center" w:pos="2987"/>
              </w:tabs>
              <w:rPr>
                <w:ins w:id="108" w:author="ARAMC" w:date="2026-01-19T19:23:00Z"/>
                <w:rFonts w:ascii="Arial" w:hAnsi="Arial" w:cs="Arial"/>
                <w:sz w:val="18"/>
                <w:szCs w:val="18"/>
              </w:rPr>
            </w:pPr>
          </w:p>
        </w:tc>
        <w:tc>
          <w:tcPr>
            <w:tcW w:w="3686" w:type="dxa"/>
          </w:tcPr>
          <w:p w14:paraId="4AA27416" w14:textId="77777777" w:rsidR="00B0075F" w:rsidRPr="009F28E5" w:rsidRDefault="00B0075F" w:rsidP="00B0075F">
            <w:pPr>
              <w:tabs>
                <w:tab w:val="center" w:pos="2987"/>
              </w:tabs>
              <w:jc w:val="center"/>
              <w:rPr>
                <w:ins w:id="109" w:author="ARAMC" w:date="2026-01-19T19:23:00Z"/>
                <w:rFonts w:ascii="Arial" w:hAnsi="Arial" w:cs="Arial"/>
                <w:sz w:val="18"/>
                <w:szCs w:val="18"/>
              </w:rPr>
            </w:pPr>
            <w:ins w:id="110" w:author="ARAMC" w:date="2026-01-19T19:23:00Z">
              <w:r w:rsidRPr="009F28E5">
                <w:rPr>
                  <w:rFonts w:ascii="Arial" w:hAnsi="Arial" w:cs="Arial"/>
                  <w:b/>
                  <w:sz w:val="18"/>
                  <w:szCs w:val="18"/>
                </w:rPr>
                <w:t>SUSCRIPTOR</w:t>
              </w:r>
            </w:ins>
          </w:p>
        </w:tc>
      </w:tr>
    </w:tbl>
    <w:p w14:paraId="56BD652C" w14:textId="77777777" w:rsidR="00B0075F" w:rsidRDefault="00B0075F">
      <w:pPr>
        <w:sectPr w:rsidR="00B0075F">
          <w:footerReference w:type="even" r:id="rId13"/>
          <w:footerReference w:type="default" r:id="rId14"/>
          <w:footerReference w:type="first" r:id="rId15"/>
          <w:pgSz w:w="12240" w:h="15840"/>
          <w:pgMar w:top="1440" w:right="850" w:bottom="1200" w:left="850" w:header="0" w:footer="1014" w:gutter="0"/>
          <w:cols w:space="720"/>
          <w:formProt w:val="0"/>
          <w:docGrid w:linePitch="100"/>
        </w:sectPr>
      </w:pPr>
    </w:p>
    <w:p w14:paraId="0B5311DC" w14:textId="77777777" w:rsidR="00F806C4" w:rsidRPr="0090578B" w:rsidDel="005B59B8" w:rsidRDefault="00DA3EC3" w:rsidP="0090578B">
      <w:pPr>
        <w:pStyle w:val="Textoindependiente"/>
        <w:ind w:left="236"/>
        <w:rPr>
          <w:del w:id="115" w:author="ARAMC" w:date="2026-01-16T17:53:00Z"/>
          <w:rFonts w:ascii="Arial" w:eastAsia="Times New Roman" w:hAnsi="Arial" w:cs="Arial"/>
          <w:b/>
          <w:bCs/>
          <w:color w:val="222222"/>
          <w:szCs w:val="20"/>
          <w:lang w:eastAsia="es-MX"/>
          <w:rPrChange w:id="116" w:author="ARAMC" w:date="2026-01-16T17:54:00Z">
            <w:rPr>
              <w:del w:id="117" w:author="ARAMC" w:date="2026-01-16T17:53:00Z"/>
              <w:rFonts w:ascii="Times New Roman" w:hAnsi="Times New Roman"/>
              <w:sz w:val="20"/>
            </w:rPr>
          </w:rPrChange>
        </w:rPr>
      </w:pPr>
      <w:del w:id="118" w:author="ARAMC" w:date="2026-01-16T17:53:00Z">
        <w:r w:rsidRPr="0090578B" w:rsidDel="005B59B8">
          <w:rPr>
            <w:rFonts w:ascii="Arial" w:eastAsia="Times New Roman" w:hAnsi="Arial" w:cs="Arial"/>
            <w:b/>
            <w:bCs/>
            <w:noProof/>
            <w:color w:val="222222"/>
            <w:szCs w:val="20"/>
            <w:lang w:val="es-MX" w:eastAsia="es-MX"/>
            <w:rPrChange w:id="119" w:author="ARAMC" w:date="2026-01-16T17:54:00Z">
              <w:rPr>
                <w:rFonts w:ascii="Times New Roman" w:hAnsi="Times New Roman"/>
                <w:noProof/>
                <w:sz w:val="20"/>
                <w:lang w:val="es-MX" w:eastAsia="es-MX"/>
              </w:rPr>
            </w:rPrChange>
          </w:rPr>
          <w:lastRenderedPageBreak/>
          <w:drawing>
            <wp:anchor distT="0" distB="0" distL="0" distR="0" simplePos="0" relativeHeight="251657728" behindDoc="0" locked="0" layoutInCell="0" allowOverlap="1" wp14:anchorId="5BD5B7C8" wp14:editId="30F84AE0">
              <wp:simplePos x="0" y="0"/>
              <wp:positionH relativeFrom="column">
                <wp:posOffset>236855</wp:posOffset>
              </wp:positionH>
              <wp:positionV relativeFrom="paragraph">
                <wp:posOffset>635</wp:posOffset>
              </wp:positionV>
              <wp:extent cx="2138680" cy="972185"/>
              <wp:effectExtent l="0" t="0" r="0" b="0"/>
              <wp:wrapSquare wrapText="left"/>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16"/>
                      <a:stretch>
                        <a:fillRect/>
                      </a:stretch>
                    </pic:blipFill>
                    <pic:spPr bwMode="auto">
                      <a:xfrm>
                        <a:off x="0" y="0"/>
                        <a:ext cx="2138680" cy="972185"/>
                      </a:xfrm>
                      <a:prstGeom prst="rect">
                        <a:avLst/>
                      </a:prstGeom>
                      <a:noFill/>
                    </pic:spPr>
                  </pic:pic>
                </a:graphicData>
              </a:graphic>
            </wp:anchor>
          </w:drawing>
        </w:r>
      </w:del>
    </w:p>
    <w:p w14:paraId="0CE0E703" w14:textId="77777777" w:rsidR="00F806C4" w:rsidRPr="0090578B" w:rsidDel="005B59B8" w:rsidRDefault="00F806C4" w:rsidP="0090578B">
      <w:pPr>
        <w:pStyle w:val="Textoindependiente"/>
        <w:rPr>
          <w:del w:id="120" w:author="ARAMC" w:date="2026-01-16T17:53:00Z"/>
          <w:rFonts w:ascii="Arial" w:eastAsia="Times New Roman" w:hAnsi="Arial" w:cs="Arial"/>
          <w:b/>
          <w:bCs/>
          <w:color w:val="222222"/>
          <w:szCs w:val="20"/>
          <w:lang w:eastAsia="es-MX"/>
          <w:rPrChange w:id="121" w:author="ARAMC" w:date="2026-01-16T17:54:00Z">
            <w:rPr>
              <w:del w:id="122" w:author="ARAMC" w:date="2026-01-16T17:53:00Z"/>
              <w:rFonts w:ascii="Times New Roman" w:hAnsi="Times New Roman"/>
            </w:rPr>
          </w:rPrChange>
        </w:rPr>
      </w:pPr>
    </w:p>
    <w:p w14:paraId="2B0B1982" w14:textId="77777777" w:rsidR="00F806C4" w:rsidRPr="0090578B" w:rsidDel="005B59B8" w:rsidRDefault="00F806C4" w:rsidP="0090578B">
      <w:pPr>
        <w:spacing w:line="276" w:lineRule="auto"/>
        <w:ind w:left="230" w:right="224"/>
        <w:jc w:val="both"/>
        <w:rPr>
          <w:del w:id="123" w:author="ARAMC" w:date="2026-01-16T17:53:00Z"/>
          <w:rFonts w:ascii="Arial" w:eastAsia="Times New Roman" w:hAnsi="Arial" w:cs="Arial"/>
          <w:b/>
          <w:bCs/>
          <w:color w:val="222222"/>
          <w:sz w:val="18"/>
          <w:szCs w:val="20"/>
          <w:lang w:eastAsia="es-MX"/>
          <w:rPrChange w:id="124" w:author="ARAMC" w:date="2026-01-16T17:54:00Z">
            <w:rPr>
              <w:del w:id="125" w:author="ARAMC" w:date="2026-01-16T17:53:00Z"/>
              <w:sz w:val="18"/>
            </w:rPr>
          </w:rPrChange>
        </w:rPr>
      </w:pPr>
    </w:p>
    <w:p w14:paraId="63DE6BA3" w14:textId="77777777" w:rsidR="00F806C4" w:rsidRPr="0090578B" w:rsidDel="005B59B8" w:rsidRDefault="00F806C4" w:rsidP="0090578B">
      <w:pPr>
        <w:spacing w:line="276" w:lineRule="auto"/>
        <w:ind w:left="230" w:right="224"/>
        <w:jc w:val="both"/>
        <w:rPr>
          <w:del w:id="126" w:author="ARAMC" w:date="2026-01-16T17:53:00Z"/>
          <w:rFonts w:ascii="Arial" w:eastAsia="Times New Roman" w:hAnsi="Arial" w:cs="Arial"/>
          <w:b/>
          <w:bCs/>
          <w:color w:val="222222"/>
          <w:sz w:val="18"/>
          <w:szCs w:val="20"/>
          <w:lang w:eastAsia="es-MX"/>
          <w:rPrChange w:id="127" w:author="ARAMC" w:date="2026-01-16T17:54:00Z">
            <w:rPr>
              <w:del w:id="128" w:author="ARAMC" w:date="2026-01-16T17:53:00Z"/>
              <w:sz w:val="18"/>
            </w:rPr>
          </w:rPrChange>
        </w:rPr>
      </w:pPr>
    </w:p>
    <w:p w14:paraId="66D43D21" w14:textId="77777777" w:rsidR="00F806C4" w:rsidRPr="0090578B" w:rsidDel="005B59B8" w:rsidRDefault="00F806C4" w:rsidP="0090578B">
      <w:pPr>
        <w:spacing w:line="276" w:lineRule="auto"/>
        <w:ind w:left="230" w:right="224"/>
        <w:jc w:val="both"/>
        <w:rPr>
          <w:del w:id="129" w:author="ARAMC" w:date="2026-01-16T17:53:00Z"/>
          <w:rFonts w:ascii="Arial" w:eastAsia="Times New Roman" w:hAnsi="Arial" w:cs="Arial"/>
          <w:b/>
          <w:bCs/>
          <w:color w:val="222222"/>
          <w:sz w:val="18"/>
          <w:szCs w:val="20"/>
          <w:lang w:eastAsia="es-MX"/>
          <w:rPrChange w:id="130" w:author="ARAMC" w:date="2026-01-16T17:54:00Z">
            <w:rPr>
              <w:del w:id="131" w:author="ARAMC" w:date="2026-01-16T17:53:00Z"/>
              <w:sz w:val="18"/>
            </w:rPr>
          </w:rPrChange>
        </w:rPr>
      </w:pPr>
    </w:p>
    <w:p w14:paraId="773A10EC" w14:textId="77777777" w:rsidR="00F806C4" w:rsidRPr="0090578B" w:rsidDel="005B59B8" w:rsidRDefault="00F806C4" w:rsidP="0090578B">
      <w:pPr>
        <w:spacing w:line="276" w:lineRule="auto"/>
        <w:ind w:left="230" w:right="224"/>
        <w:jc w:val="both"/>
        <w:rPr>
          <w:del w:id="132" w:author="ARAMC" w:date="2026-01-16T17:53:00Z"/>
          <w:rFonts w:ascii="Arial" w:eastAsia="Times New Roman" w:hAnsi="Arial" w:cs="Arial"/>
          <w:b/>
          <w:bCs/>
          <w:color w:val="222222"/>
          <w:sz w:val="18"/>
          <w:szCs w:val="20"/>
          <w:lang w:eastAsia="es-MX"/>
          <w:rPrChange w:id="133" w:author="ARAMC" w:date="2026-01-16T17:54:00Z">
            <w:rPr>
              <w:del w:id="134" w:author="ARAMC" w:date="2026-01-16T17:53:00Z"/>
              <w:sz w:val="18"/>
            </w:rPr>
          </w:rPrChange>
        </w:rPr>
      </w:pPr>
    </w:p>
    <w:p w14:paraId="09A82A32" w14:textId="77777777" w:rsidR="00F806C4" w:rsidRPr="0090578B" w:rsidDel="005B59B8" w:rsidRDefault="00F806C4">
      <w:pPr>
        <w:pStyle w:val="Textoindependiente"/>
        <w:ind w:left="236"/>
        <w:rPr>
          <w:del w:id="135" w:author="ARAMC" w:date="2026-01-16T17:53:00Z"/>
          <w:rFonts w:ascii="Arial" w:eastAsia="Times New Roman" w:hAnsi="Arial" w:cs="Arial"/>
          <w:b/>
          <w:bCs/>
          <w:color w:val="222222"/>
          <w:szCs w:val="20"/>
          <w:lang w:eastAsia="es-MX"/>
          <w:rPrChange w:id="136" w:author="ARAMC" w:date="2026-01-16T17:54:00Z">
            <w:rPr>
              <w:del w:id="137" w:author="ARAMC" w:date="2026-01-16T17:53:00Z"/>
              <w:sz w:val="18"/>
            </w:rPr>
          </w:rPrChange>
        </w:rPr>
        <w:pPrChange w:id="138" w:author="ARAMC" w:date="2026-01-16T17:53:00Z">
          <w:pPr>
            <w:spacing w:line="276" w:lineRule="auto"/>
            <w:ind w:left="230" w:right="224"/>
            <w:jc w:val="both"/>
          </w:pPr>
        </w:pPrChange>
      </w:pPr>
    </w:p>
    <w:p w14:paraId="13676867" w14:textId="77777777" w:rsidR="00F806C4" w:rsidRPr="0090578B" w:rsidDel="005B59B8" w:rsidRDefault="00F806C4" w:rsidP="0090578B">
      <w:pPr>
        <w:spacing w:line="276" w:lineRule="auto"/>
        <w:ind w:left="230" w:right="224"/>
        <w:jc w:val="both"/>
        <w:rPr>
          <w:del w:id="139" w:author="ARAMC" w:date="2026-01-16T17:53:00Z"/>
          <w:rFonts w:ascii="Arial" w:eastAsia="Times New Roman" w:hAnsi="Arial" w:cs="Arial"/>
          <w:b/>
          <w:bCs/>
          <w:color w:val="222222"/>
          <w:sz w:val="18"/>
          <w:szCs w:val="20"/>
          <w:lang w:eastAsia="es-MX"/>
          <w:rPrChange w:id="140" w:author="ARAMC" w:date="2026-01-16T17:54:00Z">
            <w:rPr>
              <w:del w:id="141" w:author="ARAMC" w:date="2026-01-16T17:53:00Z"/>
              <w:sz w:val="18"/>
            </w:rPr>
          </w:rPrChange>
        </w:rPr>
      </w:pPr>
    </w:p>
    <w:p w14:paraId="011CFFA7" w14:textId="77777777" w:rsidR="0090578B" w:rsidRPr="002074AC" w:rsidRDefault="00DA3EC3" w:rsidP="0090578B">
      <w:pPr>
        <w:pStyle w:val="Prrafodelista"/>
        <w:overflowPunct w:val="0"/>
        <w:autoSpaceDE w:val="0"/>
        <w:autoSpaceDN w:val="0"/>
        <w:adjustRightInd w:val="0"/>
        <w:spacing w:before="120" w:after="120" w:line="240" w:lineRule="auto"/>
        <w:ind w:left="0" w:firstLine="0"/>
        <w:jc w:val="both"/>
        <w:textAlignment w:val="baseline"/>
        <w:rPr>
          <w:ins w:id="142" w:author="ARAMC" w:date="2026-01-16T17:54:00Z"/>
          <w:rFonts w:ascii="Arial" w:eastAsia="Times New Roman" w:hAnsi="Arial" w:cs="Arial"/>
          <w:b/>
          <w:sz w:val="18"/>
          <w:szCs w:val="18"/>
          <w:lang w:val="es-ES_tradnl" w:eastAsia="es-ES"/>
        </w:rPr>
      </w:pPr>
      <w:r w:rsidRPr="0090578B">
        <w:rPr>
          <w:rFonts w:ascii="Arial" w:eastAsia="Times New Roman" w:hAnsi="Arial" w:cs="Arial"/>
          <w:b/>
          <w:bCs/>
          <w:color w:val="222222"/>
          <w:sz w:val="18"/>
          <w:szCs w:val="20"/>
          <w:lang w:eastAsia="es-MX"/>
          <w:rPrChange w:id="143" w:author="ARAMC" w:date="2026-01-16T17:54:00Z">
            <w:rPr>
              <w:sz w:val="18"/>
            </w:rPr>
          </w:rPrChange>
        </w:rPr>
        <w:t>CONTRATO DE PRESTACIÓN DE SERVICIO DE INTERNET QUE CELEBRAN POR UNA PARTE NOE LARA ONTIVEROS A QUIEN EN LO SUCESIVO SE LE DENOMINARÁ “EL PROVEEDOR” Y POR OTRA PARTE</w:t>
      </w:r>
      <w:r>
        <w:rPr>
          <w:sz w:val="18"/>
        </w:rPr>
        <w:t xml:space="preserve"> </w:t>
      </w:r>
      <w:ins w:id="144" w:author="ARAMC" w:date="2026-01-16T17:54:00Z">
        <w:r w:rsidR="0090578B" w:rsidRPr="002074AC">
          <w:rPr>
            <w:rFonts w:ascii="Arial" w:eastAsia="Times New Roman" w:hAnsi="Arial" w:cs="Arial"/>
            <w:b/>
            <w:bCs/>
            <w:color w:val="222222"/>
            <w:sz w:val="18"/>
            <w:szCs w:val="20"/>
            <w:lang w:eastAsia="es-MX"/>
          </w:rPr>
          <w:t>LA PERSONA CUYO NOMBRE Y DIRECCIÓN QUEDAN ASENTADOS EN LA CARÁTULA DEL PRESENTE CONTRATO, A QUIEN EN LO SUCESIVO SE LE DENOMINARÁ “EL SUSCRIPTOR”</w:t>
        </w:r>
        <w:r w:rsidR="0090578B" w:rsidRPr="002074AC">
          <w:rPr>
            <w:rFonts w:ascii="Arial" w:eastAsia="Times New Roman" w:hAnsi="Arial" w:cs="Arial"/>
            <w:b/>
            <w:bCs/>
            <w:color w:val="222222"/>
            <w:sz w:val="18"/>
            <w:szCs w:val="18"/>
            <w:lang w:eastAsia="es-MX"/>
          </w:rPr>
          <w:t>, Y A QUIENES EN SU CONJUNTO SE LES DENOMINARÁ COMO LAS "PARTES", AL TENOR DE LAS SIGUIENTES:</w:t>
        </w:r>
      </w:ins>
    </w:p>
    <w:p w14:paraId="5088610A" w14:textId="77777777" w:rsidR="00F806C4" w:rsidRDefault="00DA3EC3">
      <w:pPr>
        <w:spacing w:line="276" w:lineRule="auto"/>
        <w:ind w:left="230" w:right="224"/>
        <w:jc w:val="both"/>
        <w:rPr>
          <w:sz w:val="18"/>
        </w:rPr>
      </w:pPr>
      <w:del w:id="145" w:author="ARAMC" w:date="2026-01-16T17:54:00Z">
        <w:r w:rsidDel="0090578B">
          <w:rPr>
            <w:sz w:val="18"/>
          </w:rPr>
          <w:delText>Lara Hernández Manuel</w:delText>
        </w:r>
        <w:r w:rsidDel="0090578B">
          <w:rPr>
            <w:rFonts w:ascii="Arial" w:hAnsi="Arial"/>
            <w:b/>
            <w:sz w:val="18"/>
          </w:rPr>
          <w:delText xml:space="preserve"> </w:delText>
        </w:r>
        <w:r w:rsidDel="0090578B">
          <w:rPr>
            <w:sz w:val="18"/>
          </w:rPr>
          <w:delText xml:space="preserve">A QUIEN EN LO SUCESIVO SE LE DENOMINARÁ </w:delText>
        </w:r>
        <w:r w:rsidDel="0090578B">
          <w:rPr>
            <w:rFonts w:ascii="Arial" w:hAnsi="Arial"/>
            <w:b/>
            <w:sz w:val="18"/>
          </w:rPr>
          <w:delText>“EL SUSCRIPTOR”</w:delText>
        </w:r>
        <w:r w:rsidDel="0090578B">
          <w:rPr>
            <w:sz w:val="18"/>
          </w:rPr>
          <w:delText>, BAJO LAS SIGUIENTES:</w:delText>
        </w:r>
      </w:del>
    </w:p>
    <w:p w14:paraId="1AFF9F64" w14:textId="77777777" w:rsidR="00B44C95" w:rsidRPr="0044353C" w:rsidRDefault="00B44C95" w:rsidP="00B44C95">
      <w:pPr>
        <w:pStyle w:val="Prrafodelista"/>
        <w:overflowPunct w:val="0"/>
        <w:autoSpaceDE w:val="0"/>
        <w:autoSpaceDN w:val="0"/>
        <w:adjustRightInd w:val="0"/>
        <w:spacing w:line="240" w:lineRule="auto"/>
        <w:ind w:left="0"/>
        <w:jc w:val="center"/>
        <w:textAlignment w:val="baseline"/>
        <w:rPr>
          <w:ins w:id="146" w:author="ARAMC" w:date="2026-01-16T17:57:00Z"/>
          <w:rFonts w:ascii="Arial" w:eastAsia="Times New Roman" w:hAnsi="Arial" w:cs="Arial"/>
          <w:b/>
          <w:sz w:val="18"/>
          <w:szCs w:val="18"/>
          <w:lang w:val="es-ES_tradnl" w:eastAsia="es-ES"/>
        </w:rPr>
      </w:pPr>
      <w:ins w:id="147" w:author="ARAMC" w:date="2026-01-16T17:57:00Z">
        <w:r w:rsidRPr="0044353C">
          <w:rPr>
            <w:rFonts w:ascii="Arial" w:eastAsia="Times New Roman" w:hAnsi="Arial" w:cs="Arial"/>
            <w:b/>
            <w:spacing w:val="40"/>
            <w:sz w:val="18"/>
            <w:szCs w:val="18"/>
            <w:lang w:val="es-ES_tradnl" w:eastAsia="es-ES"/>
          </w:rPr>
          <w:t>DECLARACIONE</w:t>
        </w:r>
        <w:r w:rsidRPr="0044353C">
          <w:rPr>
            <w:rFonts w:ascii="Arial" w:eastAsia="Times New Roman" w:hAnsi="Arial" w:cs="Arial"/>
            <w:b/>
            <w:sz w:val="18"/>
            <w:szCs w:val="18"/>
            <w:lang w:val="es-ES_tradnl" w:eastAsia="es-ES"/>
          </w:rPr>
          <w:t>S</w:t>
        </w:r>
      </w:ins>
    </w:p>
    <w:p w14:paraId="5B928DB4" w14:textId="77777777" w:rsidR="00B44C95" w:rsidRPr="0044353C" w:rsidRDefault="00B44C95" w:rsidP="00B44C95">
      <w:pPr>
        <w:pStyle w:val="Prrafodelista"/>
        <w:tabs>
          <w:tab w:val="left" w:pos="7740"/>
        </w:tabs>
        <w:overflowPunct w:val="0"/>
        <w:autoSpaceDE w:val="0"/>
        <w:autoSpaceDN w:val="0"/>
        <w:adjustRightInd w:val="0"/>
        <w:spacing w:line="240" w:lineRule="auto"/>
        <w:ind w:left="0"/>
        <w:textAlignment w:val="baseline"/>
        <w:rPr>
          <w:ins w:id="148" w:author="ARAMC" w:date="2026-01-16T17:57:00Z"/>
          <w:rFonts w:ascii="Arial" w:eastAsia="Times New Roman" w:hAnsi="Arial" w:cs="Arial"/>
          <w:b/>
          <w:sz w:val="18"/>
          <w:szCs w:val="18"/>
          <w:lang w:val="es-ES_tradnl" w:eastAsia="es-ES"/>
        </w:rPr>
      </w:pPr>
      <w:ins w:id="149" w:author="ARAMC" w:date="2026-01-16T17:57:00Z">
        <w:r>
          <w:rPr>
            <w:rFonts w:ascii="Arial" w:eastAsia="Times New Roman" w:hAnsi="Arial" w:cs="Arial"/>
            <w:b/>
            <w:sz w:val="18"/>
            <w:szCs w:val="18"/>
            <w:lang w:val="es-ES_tradnl" w:eastAsia="es-ES"/>
          </w:rPr>
          <w:tab/>
        </w:r>
      </w:ins>
    </w:p>
    <w:p w14:paraId="20530C15" w14:textId="77777777" w:rsidR="00B44C95" w:rsidRPr="0044353C" w:rsidRDefault="00B44C95" w:rsidP="00B44C95">
      <w:pPr>
        <w:pStyle w:val="Prrafodelista"/>
        <w:widowControl/>
        <w:numPr>
          <w:ilvl w:val="0"/>
          <w:numId w:val="6"/>
        </w:numPr>
        <w:suppressAutoHyphens w:val="0"/>
        <w:overflowPunct w:val="0"/>
        <w:autoSpaceDE w:val="0"/>
        <w:autoSpaceDN w:val="0"/>
        <w:adjustRightInd w:val="0"/>
        <w:spacing w:line="240" w:lineRule="auto"/>
        <w:contextualSpacing/>
        <w:jc w:val="both"/>
        <w:textAlignment w:val="baseline"/>
        <w:rPr>
          <w:ins w:id="150" w:author="ARAMC" w:date="2026-01-16T17:57:00Z"/>
          <w:rFonts w:ascii="Arial" w:eastAsia="Times New Roman" w:hAnsi="Arial" w:cs="Arial"/>
          <w:b/>
          <w:sz w:val="18"/>
          <w:szCs w:val="18"/>
          <w:lang w:val="es-ES_tradnl" w:eastAsia="es-ES"/>
        </w:rPr>
      </w:pPr>
      <w:ins w:id="151" w:author="ARAMC" w:date="2026-01-16T17:57:00Z">
        <w:r w:rsidRPr="0044353C">
          <w:rPr>
            <w:rFonts w:ascii="Arial" w:eastAsia="Times New Roman" w:hAnsi="Arial" w:cs="Arial"/>
            <w:sz w:val="18"/>
            <w:szCs w:val="18"/>
            <w:lang w:val="es-ES_tradnl" w:eastAsia="es-ES"/>
          </w:rPr>
          <w:t>Ambas partes declaran:</w:t>
        </w:r>
      </w:ins>
    </w:p>
    <w:p w14:paraId="2D03455E" w14:textId="77777777" w:rsidR="00B44C95" w:rsidRPr="0044353C" w:rsidRDefault="00B44C95" w:rsidP="00B44C95">
      <w:pPr>
        <w:overflowPunct w:val="0"/>
        <w:autoSpaceDE w:val="0"/>
        <w:autoSpaceDN w:val="0"/>
        <w:adjustRightInd w:val="0"/>
        <w:jc w:val="both"/>
        <w:textAlignment w:val="baseline"/>
        <w:rPr>
          <w:ins w:id="152" w:author="ARAMC" w:date="2026-01-16T17:57:00Z"/>
          <w:rFonts w:ascii="Arial" w:eastAsia="Times New Roman" w:hAnsi="Arial" w:cs="Arial"/>
          <w:b/>
          <w:sz w:val="18"/>
          <w:szCs w:val="18"/>
          <w:lang w:val="es-ES_tradnl" w:eastAsia="es-ES"/>
        </w:rPr>
      </w:pPr>
    </w:p>
    <w:p w14:paraId="7188E26A" w14:textId="77777777" w:rsidR="00B44C95" w:rsidRPr="0044353C" w:rsidRDefault="00B44C95" w:rsidP="00B44C95">
      <w:pPr>
        <w:pStyle w:val="Prrafodelista"/>
        <w:widowControl/>
        <w:numPr>
          <w:ilvl w:val="0"/>
          <w:numId w:val="7"/>
        </w:numPr>
        <w:suppressAutoHyphens w:val="0"/>
        <w:overflowPunct w:val="0"/>
        <w:autoSpaceDE w:val="0"/>
        <w:autoSpaceDN w:val="0"/>
        <w:adjustRightInd w:val="0"/>
        <w:spacing w:line="240" w:lineRule="auto"/>
        <w:contextualSpacing/>
        <w:jc w:val="both"/>
        <w:textAlignment w:val="baseline"/>
        <w:rPr>
          <w:ins w:id="153" w:author="ARAMC" w:date="2026-01-16T17:57:00Z"/>
          <w:rFonts w:ascii="Arial" w:eastAsia="Times New Roman" w:hAnsi="Arial" w:cs="Arial"/>
          <w:b/>
          <w:sz w:val="18"/>
          <w:szCs w:val="18"/>
          <w:lang w:val="es-ES_tradnl" w:eastAsia="es-ES"/>
        </w:rPr>
      </w:pPr>
      <w:ins w:id="154" w:author="ARAMC" w:date="2026-01-16T17:57:00Z">
        <w:r w:rsidRPr="0044353C">
          <w:rPr>
            <w:rFonts w:ascii="Arial" w:eastAsia="Times New Roman" w:hAnsi="Arial" w:cs="Arial"/>
            <w:sz w:val="18"/>
            <w:szCs w:val="18"/>
            <w:lang w:val="es-ES_tradnl" w:eastAsia="es-ES"/>
          </w:rPr>
          <w:t>Que los datos consistentes en el domicilio, RFC y datos de localización del domicilio son ciertos y se encuentran establecidos en la carátula del presente contrato.</w:t>
        </w:r>
      </w:ins>
    </w:p>
    <w:p w14:paraId="2B62F059" w14:textId="77777777" w:rsidR="00B44C95" w:rsidRPr="0044353C" w:rsidRDefault="00B44C95" w:rsidP="00B44C95">
      <w:pPr>
        <w:pStyle w:val="Prrafodelista"/>
        <w:widowControl/>
        <w:numPr>
          <w:ilvl w:val="0"/>
          <w:numId w:val="7"/>
        </w:numPr>
        <w:suppressAutoHyphens w:val="0"/>
        <w:overflowPunct w:val="0"/>
        <w:autoSpaceDE w:val="0"/>
        <w:autoSpaceDN w:val="0"/>
        <w:adjustRightInd w:val="0"/>
        <w:spacing w:line="240" w:lineRule="auto"/>
        <w:contextualSpacing/>
        <w:jc w:val="both"/>
        <w:textAlignment w:val="baseline"/>
        <w:rPr>
          <w:ins w:id="155" w:author="ARAMC" w:date="2026-01-16T17:57:00Z"/>
          <w:rFonts w:ascii="Arial" w:eastAsia="Times New Roman" w:hAnsi="Arial" w:cs="Arial"/>
          <w:b/>
          <w:sz w:val="18"/>
          <w:szCs w:val="18"/>
          <w:lang w:val="es-ES_tradnl" w:eastAsia="es-ES"/>
        </w:rPr>
      </w:pPr>
      <w:ins w:id="156" w:author="ARAMC" w:date="2026-01-16T17:57:00Z">
        <w:r w:rsidRPr="0044353C">
          <w:rPr>
            <w:rFonts w:ascii="Arial" w:eastAsia="Times New Roman" w:hAnsi="Arial" w:cs="Arial"/>
            <w:sz w:val="18"/>
            <w:szCs w:val="18"/>
            <w:lang w:val="es-ES_tradnl" w:eastAsia="es-ES"/>
          </w:rPr>
          <w:t>Que tienen pleno goce de sus derechos y capacidad legal para contratar y obligarse en términos del presente contrato.</w:t>
        </w:r>
      </w:ins>
    </w:p>
    <w:p w14:paraId="0DAB5948" w14:textId="77777777" w:rsidR="00B44C95" w:rsidRPr="002636E3" w:rsidRDefault="00B44C95" w:rsidP="00B44C95">
      <w:pPr>
        <w:ind w:left="1134"/>
        <w:jc w:val="both"/>
        <w:rPr>
          <w:ins w:id="157" w:author="ARAMC" w:date="2026-01-16T17:57:00Z"/>
          <w:rFonts w:ascii="Times New Roman" w:hAnsi="Times New Roman" w:cs="Times New Roman"/>
          <w:sz w:val="24"/>
          <w:szCs w:val="24"/>
          <w:lang w:eastAsia="es-MX"/>
        </w:rPr>
      </w:pPr>
      <w:ins w:id="158" w:author="ARAMC" w:date="2026-01-16T17:57:00Z">
        <w:r w:rsidRPr="0044353C">
          <w:rPr>
            <w:rFonts w:ascii="Arial" w:eastAsia="Times New Roman" w:hAnsi="Arial" w:cs="Arial"/>
            <w:sz w:val="18"/>
            <w:szCs w:val="18"/>
            <w:lang w:eastAsia="es-MX"/>
          </w:rPr>
          <w:t xml:space="preserve">Que aceptan que el presente contrato se regirá por la Ley Federal de Protección al Consumidor, Ley </w:t>
        </w:r>
        <w:r>
          <w:rPr>
            <w:rFonts w:ascii="Arial" w:eastAsia="Times New Roman" w:hAnsi="Arial" w:cs="Arial"/>
            <w:sz w:val="18"/>
            <w:szCs w:val="18"/>
            <w:lang w:eastAsia="es-MX"/>
          </w:rPr>
          <w:t xml:space="preserve">en Materia </w:t>
        </w:r>
        <w:r w:rsidRPr="002636E3">
          <w:rPr>
            <w:rFonts w:ascii="Arial" w:eastAsia="Times New Roman" w:hAnsi="Arial" w:cs="Arial"/>
            <w:sz w:val="18"/>
            <w:szCs w:val="18"/>
            <w:lang w:eastAsia="es-MX"/>
          </w:rPr>
          <w:t xml:space="preserve"> de Telecomunicaciones y Radiodifusión, la Norma Oficial Mexicana NOM-184-SCFI-2018, </w:t>
        </w:r>
        <w:r w:rsidRPr="002636E3">
          <w:rPr>
            <w:rFonts w:ascii="Arial" w:eastAsia="Times New Roman" w:hAnsi="Arial" w:cs="Arial"/>
            <w:i/>
            <w:sz w:val="18"/>
            <w:szCs w:val="18"/>
            <w:lang w:eastAsia="es-MX"/>
          </w:rPr>
          <w:t>Elementos Normativos y Obligaciones Específicas que deben Observar los Proveedores para la Comercialización y/o Prestación de los Servicios de Telecomunicaciones cuando Utilicen una Red Pública de Telecomunicaciones</w:t>
        </w:r>
        <w:r w:rsidRPr="002636E3">
          <w:rPr>
            <w:rFonts w:ascii="Arial" w:eastAsia="Times New Roman" w:hAnsi="Arial" w:cs="Arial"/>
            <w:sz w:val="18"/>
            <w:szCs w:val="18"/>
            <w:lang w:eastAsia="es-MX"/>
          </w:rPr>
          <w:t>, y demás normatividad aplicable, por lo que los derechos y obligaciones establecidas en dicho marco normativo se tendrán por aquí reproducidas como si a la letra se insertase.</w:t>
        </w:r>
      </w:ins>
    </w:p>
    <w:p w14:paraId="018CD58F" w14:textId="77777777" w:rsidR="00B44C95" w:rsidRPr="0044353C" w:rsidRDefault="00B44C95" w:rsidP="00B44C95">
      <w:pPr>
        <w:pStyle w:val="Prrafodelista"/>
        <w:widowControl/>
        <w:numPr>
          <w:ilvl w:val="0"/>
          <w:numId w:val="7"/>
        </w:numPr>
        <w:shd w:val="clear" w:color="auto" w:fill="FFFFFF"/>
        <w:suppressAutoHyphens w:val="0"/>
        <w:spacing w:after="101" w:line="240" w:lineRule="auto"/>
        <w:contextualSpacing/>
        <w:jc w:val="both"/>
        <w:rPr>
          <w:ins w:id="159" w:author="ARAMC" w:date="2026-01-16T17:57:00Z"/>
          <w:rFonts w:ascii="Arial" w:hAnsi="Arial" w:cs="Arial"/>
          <w:sz w:val="18"/>
          <w:szCs w:val="18"/>
        </w:rPr>
      </w:pPr>
      <w:ins w:id="160" w:author="ARAMC" w:date="2026-01-16T17:57:00Z">
        <w:r w:rsidRPr="0044353C">
          <w:rPr>
            <w:rFonts w:ascii="Arial" w:hAnsi="Arial" w:cs="Arial"/>
            <w:sz w:val="18"/>
            <w:szCs w:val="18"/>
          </w:rPr>
          <w:t>Que la manifestación de la voluntad para adherirse al presente contrato de adhesión y su carátula (la cual forma parte integrante del referido contrato)</w:t>
        </w:r>
        <w:r w:rsidRPr="0044353C" w:rsidDel="00617041">
          <w:rPr>
            <w:rFonts w:ascii="Arial" w:hAnsi="Arial" w:cs="Arial"/>
            <w:sz w:val="18"/>
            <w:szCs w:val="18"/>
          </w:rPr>
          <w:t xml:space="preserve"> </w:t>
        </w:r>
        <w:r w:rsidRPr="0044353C">
          <w:rPr>
            <w:rFonts w:ascii="Arial" w:hAnsi="Arial" w:cs="Arial"/>
            <w:sz w:val="18"/>
            <w:szCs w:val="18"/>
          </w:rPr>
          <w:t xml:space="preserve">son las firmas que plasmen las partes en la carátula. </w:t>
        </w:r>
      </w:ins>
    </w:p>
    <w:p w14:paraId="12E97D7C" w14:textId="77777777" w:rsidR="00B44C95" w:rsidRPr="0044353C" w:rsidRDefault="00B44C95" w:rsidP="00B44C95">
      <w:pPr>
        <w:pStyle w:val="Prrafodelista"/>
        <w:widowControl/>
        <w:numPr>
          <w:ilvl w:val="0"/>
          <w:numId w:val="7"/>
        </w:numPr>
        <w:shd w:val="clear" w:color="auto" w:fill="FFFFFF"/>
        <w:suppressAutoHyphens w:val="0"/>
        <w:spacing w:after="101" w:line="240" w:lineRule="auto"/>
        <w:contextualSpacing/>
        <w:jc w:val="both"/>
        <w:rPr>
          <w:ins w:id="161" w:author="ARAMC" w:date="2026-01-16T17:57:00Z"/>
          <w:rFonts w:ascii="Arial" w:eastAsia="Times New Roman" w:hAnsi="Arial" w:cs="Arial"/>
          <w:b/>
          <w:sz w:val="18"/>
          <w:szCs w:val="18"/>
          <w:lang w:val="es-ES_tradnl" w:eastAsia="es-ES"/>
        </w:rPr>
      </w:pPr>
      <w:ins w:id="162" w:author="ARAMC" w:date="2026-01-16T17:57:00Z">
        <w:r w:rsidRPr="0044353C">
          <w:rPr>
            <w:rFonts w:ascii="Arial" w:eastAsia="Times New Roman" w:hAnsi="Arial" w:cs="Arial"/>
            <w:sz w:val="18"/>
            <w:szCs w:val="18"/>
            <w:lang w:val="es-ES_tradnl" w:eastAsia="es-ES"/>
          </w:rPr>
          <w:t>Que es su voluntad celebrar el presente contrato sujetándose a las siguientes:</w:t>
        </w:r>
      </w:ins>
    </w:p>
    <w:p w14:paraId="227FA9CF" w14:textId="77777777" w:rsidR="00F806C4" w:rsidDel="00B44C95" w:rsidRDefault="00DA3EC3">
      <w:pPr>
        <w:pStyle w:val="Ttulo1"/>
        <w:spacing w:before="201"/>
        <w:rPr>
          <w:del w:id="163" w:author="ARAMC" w:date="2026-01-16T17:57:00Z"/>
        </w:rPr>
      </w:pPr>
      <w:del w:id="164" w:author="ARAMC" w:date="2026-01-16T17:57:00Z">
        <w:r w:rsidDel="00B44C95">
          <w:delText>D</w:delText>
        </w:r>
        <w:r w:rsidDel="00B44C95">
          <w:rPr>
            <w:spacing w:val="-1"/>
          </w:rPr>
          <w:delText xml:space="preserve"> </w:delText>
        </w:r>
        <w:r w:rsidDel="00B44C95">
          <w:delText>E</w:delText>
        </w:r>
        <w:r w:rsidDel="00B44C95">
          <w:rPr>
            <w:spacing w:val="-1"/>
          </w:rPr>
          <w:delText xml:space="preserve"> </w:delText>
        </w:r>
        <w:r w:rsidDel="00B44C95">
          <w:delText>C</w:delText>
        </w:r>
        <w:r w:rsidDel="00B44C95">
          <w:rPr>
            <w:spacing w:val="-1"/>
          </w:rPr>
          <w:delText xml:space="preserve"> </w:delText>
        </w:r>
        <w:r w:rsidDel="00B44C95">
          <w:delText>L</w:delText>
        </w:r>
        <w:r w:rsidDel="00B44C95">
          <w:rPr>
            <w:spacing w:val="-1"/>
          </w:rPr>
          <w:delText xml:space="preserve"> </w:delText>
        </w:r>
        <w:r w:rsidDel="00B44C95">
          <w:delText>A</w:delText>
        </w:r>
        <w:r w:rsidDel="00B44C95">
          <w:rPr>
            <w:spacing w:val="-3"/>
          </w:rPr>
          <w:delText xml:space="preserve"> </w:delText>
        </w:r>
        <w:r w:rsidDel="00B44C95">
          <w:delText>R</w:delText>
        </w:r>
        <w:r w:rsidDel="00B44C95">
          <w:rPr>
            <w:spacing w:val="1"/>
          </w:rPr>
          <w:delText xml:space="preserve"> </w:delText>
        </w:r>
        <w:r w:rsidDel="00B44C95">
          <w:delText>A</w:delText>
        </w:r>
        <w:r w:rsidDel="00B44C95">
          <w:rPr>
            <w:spacing w:val="-4"/>
          </w:rPr>
          <w:delText xml:space="preserve"> </w:delText>
        </w:r>
        <w:r w:rsidDel="00B44C95">
          <w:delText>C</w:delText>
        </w:r>
        <w:r w:rsidDel="00B44C95">
          <w:rPr>
            <w:spacing w:val="-1"/>
          </w:rPr>
          <w:delText xml:space="preserve"> </w:delText>
        </w:r>
        <w:r w:rsidDel="00B44C95">
          <w:delText>I O</w:delText>
        </w:r>
        <w:r w:rsidDel="00B44C95">
          <w:rPr>
            <w:spacing w:val="-1"/>
          </w:rPr>
          <w:delText xml:space="preserve"> </w:delText>
        </w:r>
        <w:r w:rsidDel="00B44C95">
          <w:delText>N</w:delText>
        </w:r>
        <w:r w:rsidDel="00B44C95">
          <w:rPr>
            <w:spacing w:val="-1"/>
          </w:rPr>
          <w:delText xml:space="preserve"> </w:delText>
        </w:r>
        <w:r w:rsidDel="00B44C95">
          <w:delText>E</w:delText>
        </w:r>
        <w:r w:rsidDel="00B44C95">
          <w:rPr>
            <w:spacing w:val="-1"/>
          </w:rPr>
          <w:delText xml:space="preserve"> </w:delText>
        </w:r>
        <w:r w:rsidDel="00B44C95">
          <w:rPr>
            <w:spacing w:val="-10"/>
          </w:rPr>
          <w:delText>S</w:delText>
        </w:r>
      </w:del>
    </w:p>
    <w:p w14:paraId="16A22C2D" w14:textId="77777777" w:rsidR="00F806C4" w:rsidDel="00B44C95" w:rsidRDefault="00F806C4">
      <w:pPr>
        <w:pStyle w:val="Textoindependiente"/>
        <w:spacing w:before="1"/>
        <w:rPr>
          <w:del w:id="165" w:author="ARAMC" w:date="2026-01-16T17:57:00Z"/>
          <w:rFonts w:ascii="Arial" w:hAnsi="Arial"/>
          <w:b/>
        </w:rPr>
      </w:pPr>
    </w:p>
    <w:p w14:paraId="66857E7E" w14:textId="77777777" w:rsidR="00F806C4" w:rsidDel="00B44C95" w:rsidRDefault="00DA3EC3">
      <w:pPr>
        <w:ind w:left="230"/>
        <w:jc w:val="both"/>
        <w:rPr>
          <w:del w:id="166" w:author="ARAMC" w:date="2026-01-16T17:57:00Z"/>
          <w:rFonts w:ascii="Arial" w:hAnsi="Arial"/>
          <w:b/>
          <w:sz w:val="18"/>
        </w:rPr>
      </w:pPr>
      <w:del w:id="167" w:author="ARAMC" w:date="2026-01-16T17:57:00Z">
        <w:r w:rsidDel="00B44C95">
          <w:rPr>
            <w:rFonts w:ascii="Arial" w:hAnsi="Arial"/>
            <w:b/>
            <w:sz w:val="18"/>
          </w:rPr>
          <w:delText>I.-</w:delText>
        </w:r>
        <w:r w:rsidDel="00B44C95">
          <w:rPr>
            <w:rFonts w:ascii="Arial" w:hAnsi="Arial"/>
            <w:b/>
            <w:spacing w:val="-5"/>
            <w:sz w:val="18"/>
          </w:rPr>
          <w:delText xml:space="preserve"> </w:delText>
        </w:r>
        <w:r w:rsidDel="00B44C95">
          <w:rPr>
            <w:sz w:val="18"/>
          </w:rPr>
          <w:delText>Declara</w:delText>
        </w:r>
        <w:r w:rsidDel="00B44C95">
          <w:rPr>
            <w:spacing w:val="-5"/>
            <w:sz w:val="18"/>
          </w:rPr>
          <w:delText xml:space="preserve"> </w:delText>
        </w:r>
        <w:r w:rsidDel="00B44C95">
          <w:rPr>
            <w:rFonts w:ascii="Arial" w:hAnsi="Arial"/>
            <w:b/>
            <w:sz w:val="18"/>
          </w:rPr>
          <w:delText>“EL</w:delText>
        </w:r>
        <w:r w:rsidDel="00B44C95">
          <w:rPr>
            <w:rFonts w:ascii="Arial" w:hAnsi="Arial"/>
            <w:b/>
            <w:spacing w:val="-4"/>
            <w:sz w:val="18"/>
          </w:rPr>
          <w:delText xml:space="preserve"> </w:delText>
        </w:r>
        <w:r w:rsidDel="00B44C95">
          <w:rPr>
            <w:rFonts w:ascii="Arial" w:hAnsi="Arial"/>
            <w:b/>
            <w:spacing w:val="-2"/>
            <w:sz w:val="18"/>
          </w:rPr>
          <w:delText>PROVEEDOR”</w:delText>
        </w:r>
      </w:del>
    </w:p>
    <w:p w14:paraId="2A529C8D" w14:textId="77777777" w:rsidR="00F806C4" w:rsidDel="00B44C95" w:rsidRDefault="00DA3EC3">
      <w:pPr>
        <w:pStyle w:val="Prrafodelista"/>
        <w:numPr>
          <w:ilvl w:val="0"/>
          <w:numId w:val="3"/>
        </w:numPr>
        <w:tabs>
          <w:tab w:val="left" w:pos="466"/>
        </w:tabs>
        <w:ind w:left="466" w:hanging="236"/>
        <w:rPr>
          <w:del w:id="168" w:author="ARAMC" w:date="2026-01-16T17:57:00Z"/>
          <w:sz w:val="18"/>
        </w:rPr>
      </w:pPr>
      <w:del w:id="169" w:author="ARAMC" w:date="2026-01-16T17:57:00Z">
        <w:r w:rsidDel="00B44C95">
          <w:rPr>
            <w:sz w:val="18"/>
          </w:rPr>
          <w:delText>Ser</w:delText>
        </w:r>
        <w:r w:rsidDel="00B44C95">
          <w:rPr>
            <w:spacing w:val="-5"/>
            <w:sz w:val="18"/>
          </w:rPr>
          <w:delText xml:space="preserve"> </w:delText>
        </w:r>
        <w:r w:rsidDel="00B44C95">
          <w:rPr>
            <w:sz w:val="18"/>
          </w:rPr>
          <w:delText>una</w:delText>
        </w:r>
        <w:r w:rsidDel="00B44C95">
          <w:rPr>
            <w:spacing w:val="-3"/>
            <w:sz w:val="18"/>
          </w:rPr>
          <w:delText xml:space="preserve"> </w:delText>
        </w:r>
        <w:r w:rsidDel="00B44C95">
          <w:rPr>
            <w:sz w:val="18"/>
          </w:rPr>
          <w:delText>persona</w:delText>
        </w:r>
        <w:r w:rsidDel="00B44C95">
          <w:rPr>
            <w:spacing w:val="-5"/>
            <w:sz w:val="18"/>
          </w:rPr>
          <w:delText xml:space="preserve"> </w:delText>
        </w:r>
        <w:r w:rsidDel="00B44C95">
          <w:rPr>
            <w:sz w:val="18"/>
          </w:rPr>
          <w:delText>física</w:delText>
        </w:r>
        <w:r w:rsidDel="00B44C95">
          <w:rPr>
            <w:spacing w:val="-3"/>
            <w:sz w:val="18"/>
          </w:rPr>
          <w:delText xml:space="preserve"> </w:delText>
        </w:r>
        <w:r w:rsidDel="00B44C95">
          <w:rPr>
            <w:sz w:val="18"/>
          </w:rPr>
          <w:delText>mexicana</w:delText>
        </w:r>
        <w:r w:rsidDel="00B44C95">
          <w:rPr>
            <w:spacing w:val="-2"/>
            <w:sz w:val="18"/>
          </w:rPr>
          <w:delText xml:space="preserve"> </w:delText>
        </w:r>
        <w:r w:rsidDel="00B44C95">
          <w:rPr>
            <w:sz w:val="18"/>
          </w:rPr>
          <w:delText>con</w:delText>
        </w:r>
        <w:r w:rsidDel="00B44C95">
          <w:rPr>
            <w:spacing w:val="-3"/>
            <w:sz w:val="18"/>
          </w:rPr>
          <w:delText xml:space="preserve"> </w:delText>
        </w:r>
        <w:r w:rsidDel="00B44C95">
          <w:rPr>
            <w:sz w:val="18"/>
          </w:rPr>
          <w:delText>actividad</w:delText>
        </w:r>
        <w:r w:rsidDel="00B44C95">
          <w:rPr>
            <w:spacing w:val="-3"/>
            <w:sz w:val="18"/>
          </w:rPr>
          <w:delText xml:space="preserve"> </w:delText>
        </w:r>
        <w:r w:rsidDel="00B44C95">
          <w:rPr>
            <w:sz w:val="18"/>
          </w:rPr>
          <w:delText>empresarial</w:delText>
        </w:r>
        <w:r w:rsidDel="00B44C95">
          <w:rPr>
            <w:spacing w:val="-3"/>
            <w:sz w:val="18"/>
          </w:rPr>
          <w:delText xml:space="preserve"> </w:delText>
        </w:r>
        <w:r w:rsidDel="00B44C95">
          <w:rPr>
            <w:sz w:val="18"/>
          </w:rPr>
          <w:delText>con</w:delText>
        </w:r>
        <w:r w:rsidDel="00B44C95">
          <w:rPr>
            <w:spacing w:val="-5"/>
            <w:sz w:val="18"/>
          </w:rPr>
          <w:delText xml:space="preserve"> </w:delText>
        </w:r>
        <w:r w:rsidDel="00B44C95">
          <w:rPr>
            <w:sz w:val="18"/>
          </w:rPr>
          <w:delText>capacidad</w:delText>
        </w:r>
        <w:r w:rsidDel="00B44C95">
          <w:rPr>
            <w:spacing w:val="-2"/>
            <w:sz w:val="18"/>
          </w:rPr>
          <w:delText xml:space="preserve"> </w:delText>
        </w:r>
        <w:r w:rsidDel="00B44C95">
          <w:rPr>
            <w:sz w:val="18"/>
          </w:rPr>
          <w:delText>para</w:delText>
        </w:r>
        <w:r w:rsidDel="00B44C95">
          <w:rPr>
            <w:spacing w:val="-5"/>
            <w:sz w:val="18"/>
          </w:rPr>
          <w:delText xml:space="preserve"> </w:delText>
        </w:r>
        <w:r w:rsidDel="00B44C95">
          <w:rPr>
            <w:sz w:val="18"/>
          </w:rPr>
          <w:delText>celebrar</w:delText>
        </w:r>
        <w:r w:rsidDel="00B44C95">
          <w:rPr>
            <w:spacing w:val="-3"/>
            <w:sz w:val="18"/>
          </w:rPr>
          <w:delText xml:space="preserve"> </w:delText>
        </w:r>
        <w:r w:rsidDel="00B44C95">
          <w:rPr>
            <w:sz w:val="18"/>
          </w:rPr>
          <w:delText>el</w:delText>
        </w:r>
        <w:r w:rsidDel="00B44C95">
          <w:rPr>
            <w:spacing w:val="-3"/>
            <w:sz w:val="18"/>
          </w:rPr>
          <w:delText xml:space="preserve"> </w:delText>
        </w:r>
        <w:r w:rsidDel="00B44C95">
          <w:rPr>
            <w:sz w:val="18"/>
          </w:rPr>
          <w:delText>presente</w:delText>
        </w:r>
        <w:r w:rsidDel="00B44C95">
          <w:rPr>
            <w:spacing w:val="-4"/>
            <w:sz w:val="18"/>
          </w:rPr>
          <w:delText xml:space="preserve"> </w:delText>
        </w:r>
        <w:r w:rsidDel="00B44C95">
          <w:rPr>
            <w:spacing w:val="-2"/>
            <w:sz w:val="18"/>
          </w:rPr>
          <w:delText>contrato,</w:delText>
        </w:r>
      </w:del>
    </w:p>
    <w:p w14:paraId="3E4C9741" w14:textId="77777777" w:rsidR="00F806C4" w:rsidDel="00B44C95" w:rsidRDefault="00DA3EC3">
      <w:pPr>
        <w:pStyle w:val="Prrafodelista"/>
        <w:numPr>
          <w:ilvl w:val="0"/>
          <w:numId w:val="3"/>
        </w:numPr>
        <w:tabs>
          <w:tab w:val="left" w:pos="469"/>
        </w:tabs>
        <w:spacing w:line="206" w:lineRule="exact"/>
        <w:ind w:left="469"/>
        <w:rPr>
          <w:del w:id="170" w:author="ARAMC" w:date="2026-01-16T17:57:00Z"/>
          <w:sz w:val="18"/>
        </w:rPr>
      </w:pPr>
      <w:del w:id="171" w:author="ARAMC" w:date="2026-01-16T17:57:00Z">
        <w:r w:rsidDel="00B44C95">
          <w:rPr>
            <w:sz w:val="18"/>
          </w:rPr>
          <w:delText>Tiene</w:delText>
        </w:r>
        <w:r w:rsidDel="00B44C95">
          <w:rPr>
            <w:spacing w:val="-5"/>
            <w:sz w:val="18"/>
          </w:rPr>
          <w:delText xml:space="preserve"> </w:delText>
        </w:r>
        <w:r w:rsidDel="00B44C95">
          <w:rPr>
            <w:sz w:val="18"/>
          </w:rPr>
          <w:delText>por</w:delText>
        </w:r>
        <w:r w:rsidDel="00B44C95">
          <w:rPr>
            <w:spacing w:val="-5"/>
            <w:sz w:val="18"/>
          </w:rPr>
          <w:delText xml:space="preserve"> </w:delText>
        </w:r>
        <w:r w:rsidDel="00B44C95">
          <w:rPr>
            <w:sz w:val="18"/>
          </w:rPr>
          <w:delText>objeto</w:delText>
        </w:r>
        <w:r w:rsidDel="00B44C95">
          <w:rPr>
            <w:spacing w:val="-3"/>
            <w:sz w:val="18"/>
          </w:rPr>
          <w:delText xml:space="preserve"> </w:delText>
        </w:r>
        <w:r w:rsidDel="00B44C95">
          <w:rPr>
            <w:sz w:val="18"/>
          </w:rPr>
          <w:delText>principal</w:delText>
        </w:r>
        <w:r w:rsidDel="00B44C95">
          <w:rPr>
            <w:spacing w:val="-3"/>
            <w:sz w:val="18"/>
          </w:rPr>
          <w:delText xml:space="preserve"> </w:delText>
        </w:r>
        <w:r w:rsidDel="00B44C95">
          <w:rPr>
            <w:sz w:val="18"/>
          </w:rPr>
          <w:delText>la</w:delText>
        </w:r>
        <w:r w:rsidDel="00B44C95">
          <w:rPr>
            <w:spacing w:val="-4"/>
            <w:sz w:val="18"/>
          </w:rPr>
          <w:delText xml:space="preserve"> </w:delText>
        </w:r>
        <w:r w:rsidDel="00B44C95">
          <w:rPr>
            <w:sz w:val="18"/>
          </w:rPr>
          <w:delText>prestación</w:delText>
        </w:r>
        <w:r w:rsidDel="00B44C95">
          <w:rPr>
            <w:spacing w:val="-5"/>
            <w:sz w:val="18"/>
          </w:rPr>
          <w:delText xml:space="preserve"> </w:delText>
        </w:r>
        <w:r w:rsidDel="00B44C95">
          <w:rPr>
            <w:sz w:val="18"/>
          </w:rPr>
          <w:delText>de</w:delText>
        </w:r>
        <w:r w:rsidDel="00B44C95">
          <w:rPr>
            <w:spacing w:val="-3"/>
            <w:sz w:val="18"/>
          </w:rPr>
          <w:delText xml:space="preserve"> </w:delText>
        </w:r>
        <w:r w:rsidDel="00B44C95">
          <w:rPr>
            <w:sz w:val="18"/>
          </w:rPr>
          <w:delText>servicios</w:delText>
        </w:r>
        <w:r w:rsidDel="00B44C95">
          <w:rPr>
            <w:spacing w:val="-4"/>
            <w:sz w:val="18"/>
          </w:rPr>
          <w:delText xml:space="preserve"> </w:delText>
        </w:r>
        <w:r w:rsidDel="00B44C95">
          <w:rPr>
            <w:sz w:val="18"/>
          </w:rPr>
          <w:delText>de</w:delText>
        </w:r>
        <w:r w:rsidDel="00B44C95">
          <w:rPr>
            <w:spacing w:val="-2"/>
            <w:sz w:val="18"/>
          </w:rPr>
          <w:delText xml:space="preserve"> </w:delText>
        </w:r>
        <w:r w:rsidDel="00B44C95">
          <w:rPr>
            <w:sz w:val="18"/>
          </w:rPr>
          <w:delText>tecnología</w:delText>
        </w:r>
        <w:r w:rsidDel="00B44C95">
          <w:rPr>
            <w:spacing w:val="-3"/>
            <w:sz w:val="18"/>
          </w:rPr>
          <w:delText xml:space="preserve"> </w:delText>
        </w:r>
        <w:r w:rsidDel="00B44C95">
          <w:rPr>
            <w:sz w:val="18"/>
          </w:rPr>
          <w:delText>de</w:delText>
        </w:r>
        <w:r w:rsidDel="00B44C95">
          <w:rPr>
            <w:spacing w:val="-3"/>
            <w:sz w:val="18"/>
          </w:rPr>
          <w:delText xml:space="preserve"> </w:delText>
        </w:r>
        <w:r w:rsidDel="00B44C95">
          <w:rPr>
            <w:sz w:val="18"/>
          </w:rPr>
          <w:delText>información</w:delText>
        </w:r>
        <w:r w:rsidDel="00B44C95">
          <w:rPr>
            <w:spacing w:val="-3"/>
            <w:sz w:val="18"/>
          </w:rPr>
          <w:delText xml:space="preserve"> </w:delText>
        </w:r>
        <w:r w:rsidDel="00B44C95">
          <w:rPr>
            <w:sz w:val="18"/>
          </w:rPr>
          <w:delText>y</w:delText>
        </w:r>
        <w:r w:rsidDel="00B44C95">
          <w:rPr>
            <w:spacing w:val="-3"/>
            <w:sz w:val="18"/>
          </w:rPr>
          <w:delText xml:space="preserve"> </w:delText>
        </w:r>
        <w:r w:rsidDel="00B44C95">
          <w:rPr>
            <w:spacing w:val="-2"/>
            <w:sz w:val="18"/>
          </w:rPr>
          <w:delText>telecomunicaciones.</w:delText>
        </w:r>
      </w:del>
    </w:p>
    <w:p w14:paraId="1B535DC6" w14:textId="77777777" w:rsidR="00F806C4" w:rsidDel="00B44C95" w:rsidRDefault="00DA3EC3">
      <w:pPr>
        <w:pStyle w:val="Prrafodelista"/>
        <w:numPr>
          <w:ilvl w:val="0"/>
          <w:numId w:val="3"/>
        </w:numPr>
        <w:tabs>
          <w:tab w:val="left" w:pos="468"/>
        </w:tabs>
        <w:ind w:hanging="238"/>
        <w:rPr>
          <w:del w:id="172" w:author="ARAMC" w:date="2026-01-16T17:57:00Z"/>
          <w:sz w:val="18"/>
        </w:rPr>
      </w:pPr>
      <w:del w:id="173" w:author="ARAMC" w:date="2026-01-16T17:57:00Z">
        <w:r w:rsidDel="00B44C95">
          <w:rPr>
            <w:sz w:val="18"/>
          </w:rPr>
          <w:delText>Con</w:delText>
        </w:r>
        <w:r w:rsidDel="00B44C95">
          <w:rPr>
            <w:spacing w:val="-5"/>
            <w:sz w:val="18"/>
          </w:rPr>
          <w:delText xml:space="preserve"> </w:delText>
        </w:r>
        <w:r w:rsidDel="00B44C95">
          <w:rPr>
            <w:sz w:val="18"/>
          </w:rPr>
          <w:delText>Registro</w:delText>
        </w:r>
        <w:r w:rsidDel="00B44C95">
          <w:rPr>
            <w:spacing w:val="-6"/>
            <w:sz w:val="18"/>
          </w:rPr>
          <w:delText xml:space="preserve"> </w:delText>
        </w:r>
        <w:r w:rsidDel="00B44C95">
          <w:rPr>
            <w:sz w:val="18"/>
          </w:rPr>
          <w:delText>Federal</w:delText>
        </w:r>
        <w:r w:rsidDel="00B44C95">
          <w:rPr>
            <w:spacing w:val="-7"/>
            <w:sz w:val="18"/>
          </w:rPr>
          <w:delText xml:space="preserve"> </w:delText>
        </w:r>
        <w:r w:rsidDel="00B44C95">
          <w:rPr>
            <w:sz w:val="18"/>
          </w:rPr>
          <w:delText>de</w:delText>
        </w:r>
        <w:r w:rsidDel="00B44C95">
          <w:rPr>
            <w:spacing w:val="-4"/>
            <w:sz w:val="18"/>
          </w:rPr>
          <w:delText xml:space="preserve"> </w:delText>
        </w:r>
        <w:r w:rsidDel="00B44C95">
          <w:rPr>
            <w:sz w:val="18"/>
          </w:rPr>
          <w:delText>Contribuyentes</w:delText>
        </w:r>
        <w:r w:rsidDel="00B44C95">
          <w:rPr>
            <w:spacing w:val="-4"/>
            <w:sz w:val="18"/>
          </w:rPr>
          <w:delText xml:space="preserve"> LAON850314DS9</w:delText>
        </w:r>
        <w:r w:rsidDel="00B44C95">
          <w:rPr>
            <w:spacing w:val="-2"/>
            <w:sz w:val="18"/>
          </w:rPr>
          <w:delText>.</w:delText>
        </w:r>
      </w:del>
    </w:p>
    <w:p w14:paraId="68414181" w14:textId="77777777" w:rsidR="00F806C4" w:rsidDel="00B44C95" w:rsidRDefault="00DA3EC3">
      <w:pPr>
        <w:pStyle w:val="Prrafodelista"/>
        <w:numPr>
          <w:ilvl w:val="0"/>
          <w:numId w:val="3"/>
        </w:numPr>
        <w:tabs>
          <w:tab w:val="left" w:pos="468"/>
        </w:tabs>
        <w:spacing w:before="2"/>
        <w:ind w:hanging="238"/>
        <w:rPr>
          <w:del w:id="174" w:author="ARAMC" w:date="2026-01-16T17:57:00Z"/>
          <w:sz w:val="18"/>
        </w:rPr>
      </w:pPr>
      <w:del w:id="175" w:author="ARAMC" w:date="2026-01-16T17:57:00Z">
        <w:r w:rsidDel="00B44C95">
          <w:rPr>
            <w:sz w:val="18"/>
          </w:rPr>
          <w:delText>Tener</w:delText>
        </w:r>
        <w:r w:rsidDel="00B44C95">
          <w:rPr>
            <w:spacing w:val="-4"/>
            <w:sz w:val="18"/>
          </w:rPr>
          <w:delText xml:space="preserve"> </w:delText>
        </w:r>
        <w:r w:rsidDel="00B44C95">
          <w:rPr>
            <w:sz w:val="18"/>
          </w:rPr>
          <w:delText>dirección</w:delText>
        </w:r>
        <w:r w:rsidDel="00B44C95">
          <w:rPr>
            <w:spacing w:val="-4"/>
            <w:sz w:val="18"/>
          </w:rPr>
          <w:delText xml:space="preserve"> </w:delText>
        </w:r>
        <w:r w:rsidDel="00B44C95">
          <w:rPr>
            <w:sz w:val="18"/>
          </w:rPr>
          <w:delText>fiscal</w:delText>
        </w:r>
        <w:r w:rsidDel="00B44C95">
          <w:rPr>
            <w:spacing w:val="-6"/>
            <w:sz w:val="18"/>
          </w:rPr>
          <w:delText xml:space="preserve"> </w:delText>
        </w:r>
        <w:r w:rsidDel="00B44C95">
          <w:rPr>
            <w:sz w:val="18"/>
          </w:rPr>
          <w:delText>en</w:delText>
        </w:r>
        <w:r w:rsidDel="00B44C95">
          <w:rPr>
            <w:spacing w:val="-3"/>
            <w:sz w:val="18"/>
          </w:rPr>
          <w:delText xml:space="preserve"> LOCALIDAD JOSÉ MA. PINO SUÁREZ</w:delText>
        </w:r>
        <w:r w:rsidDel="00B44C95">
          <w:rPr>
            <w:sz w:val="18"/>
          </w:rPr>
          <w:delText>,</w:delText>
        </w:r>
        <w:r w:rsidDel="00B44C95">
          <w:rPr>
            <w:spacing w:val="-4"/>
            <w:sz w:val="18"/>
          </w:rPr>
          <w:delText xml:space="preserve"> </w:delText>
        </w:r>
        <w:r w:rsidDel="00B44C95">
          <w:rPr>
            <w:sz w:val="18"/>
          </w:rPr>
          <w:delText>DURANGO,</w:delText>
        </w:r>
        <w:r w:rsidDel="00B44C95">
          <w:rPr>
            <w:spacing w:val="-3"/>
            <w:sz w:val="18"/>
          </w:rPr>
          <w:delText xml:space="preserve"> </w:delText>
        </w:r>
        <w:r w:rsidDel="00B44C95">
          <w:rPr>
            <w:sz w:val="18"/>
          </w:rPr>
          <w:delText>DGO.,</w:delText>
        </w:r>
        <w:r w:rsidDel="00B44C95">
          <w:rPr>
            <w:spacing w:val="-4"/>
            <w:sz w:val="18"/>
          </w:rPr>
          <w:delText xml:space="preserve"> </w:delText>
        </w:r>
        <w:r w:rsidDel="00B44C95">
          <w:rPr>
            <w:sz w:val="18"/>
          </w:rPr>
          <w:delText>C.P.</w:delText>
        </w:r>
        <w:r w:rsidDel="00B44C95">
          <w:rPr>
            <w:spacing w:val="-4"/>
            <w:sz w:val="18"/>
          </w:rPr>
          <w:delText xml:space="preserve"> </w:delText>
        </w:r>
        <w:r w:rsidDel="00B44C95">
          <w:rPr>
            <w:spacing w:val="-2"/>
            <w:sz w:val="18"/>
          </w:rPr>
          <w:delText>34324.</w:delText>
        </w:r>
      </w:del>
    </w:p>
    <w:p w14:paraId="2A7AE421" w14:textId="77777777" w:rsidR="00F806C4" w:rsidDel="00B44C95" w:rsidRDefault="00DA3EC3">
      <w:pPr>
        <w:pStyle w:val="Prrafodelista"/>
        <w:numPr>
          <w:ilvl w:val="0"/>
          <w:numId w:val="3"/>
        </w:numPr>
        <w:tabs>
          <w:tab w:val="left" w:pos="459"/>
        </w:tabs>
        <w:spacing w:line="242" w:lineRule="auto"/>
        <w:ind w:left="230" w:right="224" w:firstLine="0"/>
        <w:jc w:val="both"/>
        <w:rPr>
          <w:del w:id="176" w:author="ARAMC" w:date="2026-01-16T17:57:00Z"/>
          <w:sz w:val="18"/>
        </w:rPr>
      </w:pPr>
      <w:del w:id="177" w:author="ARAMC" w:date="2026-01-16T17:57:00Z">
        <w:r w:rsidDel="00B44C95">
          <w:rPr>
            <w:sz w:val="18"/>
          </w:rPr>
          <w:delText>Que</w:delText>
        </w:r>
        <w:r w:rsidDel="00B44C95">
          <w:rPr>
            <w:spacing w:val="-1"/>
            <w:sz w:val="18"/>
          </w:rPr>
          <w:delText xml:space="preserve"> </w:delText>
        </w:r>
        <w:r w:rsidDel="00B44C95">
          <w:rPr>
            <w:sz w:val="18"/>
          </w:rPr>
          <w:delText>cuenta</w:delText>
        </w:r>
        <w:r w:rsidDel="00B44C95">
          <w:rPr>
            <w:spacing w:val="-1"/>
            <w:sz w:val="18"/>
          </w:rPr>
          <w:delText xml:space="preserve"> </w:delText>
        </w:r>
        <w:r w:rsidDel="00B44C95">
          <w:rPr>
            <w:sz w:val="18"/>
          </w:rPr>
          <w:delText>con</w:delText>
        </w:r>
        <w:r w:rsidDel="00B44C95">
          <w:rPr>
            <w:spacing w:val="-1"/>
            <w:sz w:val="18"/>
          </w:rPr>
          <w:delText xml:space="preserve"> </w:delText>
        </w:r>
        <w:r w:rsidDel="00B44C95">
          <w:rPr>
            <w:sz w:val="18"/>
          </w:rPr>
          <w:delText>título</w:delText>
        </w:r>
        <w:r w:rsidDel="00B44C95">
          <w:rPr>
            <w:spacing w:val="-3"/>
            <w:sz w:val="18"/>
          </w:rPr>
          <w:delText xml:space="preserve"> </w:delText>
        </w:r>
        <w:r w:rsidDel="00B44C95">
          <w:rPr>
            <w:sz w:val="18"/>
          </w:rPr>
          <w:delText>de</w:delText>
        </w:r>
        <w:r w:rsidDel="00B44C95">
          <w:rPr>
            <w:spacing w:val="-3"/>
            <w:sz w:val="18"/>
          </w:rPr>
          <w:delText xml:space="preserve"> </w:delText>
        </w:r>
        <w:r w:rsidDel="00B44C95">
          <w:rPr>
            <w:sz w:val="18"/>
          </w:rPr>
          <w:delText>concesión</w:delText>
        </w:r>
        <w:r w:rsidDel="00B44C95">
          <w:rPr>
            <w:spacing w:val="-3"/>
            <w:sz w:val="18"/>
          </w:rPr>
          <w:delText xml:space="preserve"> </w:delText>
        </w:r>
        <w:r w:rsidDel="00B44C95">
          <w:rPr>
            <w:sz w:val="18"/>
          </w:rPr>
          <w:delText>única</w:delText>
        </w:r>
        <w:r w:rsidDel="00B44C95">
          <w:rPr>
            <w:spacing w:val="-3"/>
            <w:sz w:val="18"/>
          </w:rPr>
          <w:delText xml:space="preserve"> </w:delText>
        </w:r>
        <w:r w:rsidDel="00B44C95">
          <w:rPr>
            <w:sz w:val="18"/>
          </w:rPr>
          <w:delText>para</w:delText>
        </w:r>
        <w:r w:rsidDel="00B44C95">
          <w:rPr>
            <w:spacing w:val="-1"/>
            <w:sz w:val="18"/>
          </w:rPr>
          <w:delText xml:space="preserve"> </w:delText>
        </w:r>
        <w:r w:rsidDel="00B44C95">
          <w:rPr>
            <w:sz w:val="18"/>
          </w:rPr>
          <w:delText>uso</w:delText>
        </w:r>
        <w:r w:rsidDel="00B44C95">
          <w:rPr>
            <w:spacing w:val="-3"/>
            <w:sz w:val="18"/>
          </w:rPr>
          <w:delText xml:space="preserve"> </w:delText>
        </w:r>
        <w:r w:rsidDel="00B44C95">
          <w:rPr>
            <w:sz w:val="18"/>
          </w:rPr>
          <w:delText>comercial.</w:delText>
        </w:r>
        <w:r w:rsidDel="00B44C95">
          <w:rPr>
            <w:spacing w:val="-1"/>
            <w:sz w:val="18"/>
          </w:rPr>
          <w:delText xml:space="preserve"> </w:delText>
        </w:r>
        <w:r w:rsidDel="00B44C95">
          <w:rPr>
            <w:sz w:val="18"/>
          </w:rPr>
          <w:delText>Acreditando</w:delText>
        </w:r>
        <w:r w:rsidDel="00B44C95">
          <w:rPr>
            <w:spacing w:val="-1"/>
            <w:sz w:val="18"/>
          </w:rPr>
          <w:delText xml:space="preserve"> </w:delText>
        </w:r>
        <w:r w:rsidDel="00B44C95">
          <w:rPr>
            <w:sz w:val="18"/>
          </w:rPr>
          <w:delText>lo</w:delText>
        </w:r>
        <w:r w:rsidDel="00B44C95">
          <w:rPr>
            <w:spacing w:val="-3"/>
            <w:sz w:val="18"/>
          </w:rPr>
          <w:delText xml:space="preserve"> </w:delText>
        </w:r>
        <w:r w:rsidDel="00B44C95">
          <w:rPr>
            <w:sz w:val="18"/>
          </w:rPr>
          <w:delText>anterior</w:delText>
        </w:r>
        <w:r w:rsidDel="00B44C95">
          <w:rPr>
            <w:spacing w:val="-4"/>
            <w:sz w:val="18"/>
          </w:rPr>
          <w:delText xml:space="preserve"> </w:delText>
        </w:r>
        <w:r w:rsidDel="00B44C95">
          <w:rPr>
            <w:sz w:val="18"/>
          </w:rPr>
          <w:delText>con</w:delText>
        </w:r>
        <w:r w:rsidDel="00B44C95">
          <w:rPr>
            <w:spacing w:val="-1"/>
            <w:sz w:val="18"/>
          </w:rPr>
          <w:delText xml:space="preserve"> </w:delText>
        </w:r>
        <w:r w:rsidDel="00B44C95">
          <w:rPr>
            <w:sz w:val="18"/>
          </w:rPr>
          <w:delText>el</w:delText>
        </w:r>
        <w:r w:rsidDel="00B44C95">
          <w:rPr>
            <w:spacing w:val="-3"/>
            <w:sz w:val="18"/>
          </w:rPr>
          <w:delText xml:space="preserve"> </w:delText>
        </w:r>
        <w:r w:rsidDel="00B44C95">
          <w:rPr>
            <w:sz w:val="18"/>
          </w:rPr>
          <w:delText>título</w:delText>
        </w:r>
        <w:r w:rsidDel="00B44C95">
          <w:rPr>
            <w:spacing w:val="-1"/>
            <w:sz w:val="18"/>
          </w:rPr>
          <w:delText xml:space="preserve"> </w:delText>
        </w:r>
        <w:r w:rsidDel="00B44C95">
          <w:rPr>
            <w:sz w:val="18"/>
          </w:rPr>
          <w:delText>de</w:delText>
        </w:r>
        <w:r w:rsidDel="00B44C95">
          <w:rPr>
            <w:spacing w:val="-1"/>
            <w:sz w:val="18"/>
          </w:rPr>
          <w:delText xml:space="preserve"> </w:delText>
        </w:r>
        <w:r w:rsidDel="00B44C95">
          <w:rPr>
            <w:sz w:val="18"/>
          </w:rPr>
          <w:delText>fecha</w:delText>
        </w:r>
        <w:r w:rsidDel="00B44C95">
          <w:rPr>
            <w:spacing w:val="-3"/>
            <w:sz w:val="18"/>
          </w:rPr>
          <w:delText xml:space="preserve"> </w:delText>
        </w:r>
        <w:r w:rsidDel="00B44C95">
          <w:rPr>
            <w:sz w:val="18"/>
          </w:rPr>
          <w:delText>17</w:delText>
        </w:r>
        <w:r w:rsidDel="00B44C95">
          <w:rPr>
            <w:spacing w:val="-3"/>
            <w:sz w:val="18"/>
          </w:rPr>
          <w:delText xml:space="preserve"> </w:delText>
        </w:r>
        <w:r w:rsidDel="00B44C95">
          <w:rPr>
            <w:sz w:val="18"/>
          </w:rPr>
          <w:delText>de</w:delText>
        </w:r>
        <w:r w:rsidDel="00B44C95">
          <w:rPr>
            <w:spacing w:val="-1"/>
            <w:sz w:val="18"/>
          </w:rPr>
          <w:delText xml:space="preserve"> Julio </w:delText>
        </w:r>
        <w:r w:rsidDel="00B44C95">
          <w:rPr>
            <w:sz w:val="18"/>
          </w:rPr>
          <w:delText>de 2024</w:delText>
        </w:r>
        <w:r w:rsidDel="00B44C95">
          <w:rPr>
            <w:spacing w:val="-5"/>
            <w:sz w:val="18"/>
          </w:rPr>
          <w:delText xml:space="preserve"> </w:delText>
        </w:r>
        <w:r w:rsidDel="00B44C95">
          <w:rPr>
            <w:sz w:val="18"/>
          </w:rPr>
          <w:delText>otorgado</w:delText>
        </w:r>
        <w:r w:rsidDel="00B44C95">
          <w:rPr>
            <w:spacing w:val="-5"/>
            <w:sz w:val="18"/>
          </w:rPr>
          <w:delText xml:space="preserve"> </w:delText>
        </w:r>
        <w:r w:rsidDel="00B44C95">
          <w:rPr>
            <w:sz w:val="18"/>
          </w:rPr>
          <w:delText>por</w:delText>
        </w:r>
        <w:r w:rsidDel="00B44C95">
          <w:rPr>
            <w:spacing w:val="-8"/>
            <w:sz w:val="18"/>
          </w:rPr>
          <w:delText xml:space="preserve"> </w:delText>
        </w:r>
        <w:r w:rsidDel="00B44C95">
          <w:rPr>
            <w:sz w:val="18"/>
          </w:rPr>
          <w:delText>parte</w:delText>
        </w:r>
        <w:r w:rsidDel="00B44C95">
          <w:rPr>
            <w:spacing w:val="-5"/>
            <w:sz w:val="18"/>
          </w:rPr>
          <w:delText xml:space="preserve"> </w:delText>
        </w:r>
        <w:r w:rsidDel="00B44C95">
          <w:rPr>
            <w:sz w:val="18"/>
          </w:rPr>
          <w:delText>del</w:delText>
        </w:r>
        <w:r w:rsidDel="00B44C95">
          <w:rPr>
            <w:spacing w:val="-5"/>
            <w:sz w:val="18"/>
          </w:rPr>
          <w:delText xml:space="preserve"> </w:delText>
        </w:r>
        <w:r w:rsidDel="00B44C95">
          <w:rPr>
            <w:sz w:val="18"/>
          </w:rPr>
          <w:delText>Instituto</w:delText>
        </w:r>
        <w:r w:rsidDel="00B44C95">
          <w:rPr>
            <w:spacing w:val="-5"/>
            <w:sz w:val="18"/>
          </w:rPr>
          <w:delText xml:space="preserve"> </w:delText>
        </w:r>
        <w:r w:rsidDel="00B44C95">
          <w:rPr>
            <w:sz w:val="18"/>
          </w:rPr>
          <w:delText>Federal</w:delText>
        </w:r>
        <w:r w:rsidDel="00B44C95">
          <w:rPr>
            <w:spacing w:val="-8"/>
            <w:sz w:val="18"/>
          </w:rPr>
          <w:delText xml:space="preserve"> </w:delText>
        </w:r>
        <w:r w:rsidDel="00B44C95">
          <w:rPr>
            <w:sz w:val="18"/>
          </w:rPr>
          <w:delText>de</w:delText>
        </w:r>
        <w:r w:rsidDel="00B44C95">
          <w:rPr>
            <w:spacing w:val="-5"/>
            <w:sz w:val="18"/>
          </w:rPr>
          <w:delText xml:space="preserve"> </w:delText>
        </w:r>
        <w:r w:rsidDel="00B44C95">
          <w:rPr>
            <w:sz w:val="18"/>
          </w:rPr>
          <w:delText>Telecomunicaciones,</w:delText>
        </w:r>
        <w:r w:rsidDel="00B44C95">
          <w:rPr>
            <w:spacing w:val="-6"/>
            <w:sz w:val="18"/>
          </w:rPr>
          <w:delText xml:space="preserve"> </w:delText>
        </w:r>
        <w:r w:rsidDel="00B44C95">
          <w:rPr>
            <w:sz w:val="18"/>
          </w:rPr>
          <w:delText>mismo</w:delText>
        </w:r>
        <w:r w:rsidDel="00B44C95">
          <w:rPr>
            <w:spacing w:val="-5"/>
            <w:sz w:val="18"/>
          </w:rPr>
          <w:delText xml:space="preserve"> </w:delText>
        </w:r>
        <w:r w:rsidDel="00B44C95">
          <w:rPr>
            <w:sz w:val="18"/>
          </w:rPr>
          <w:delText>que</w:delText>
        </w:r>
        <w:r w:rsidDel="00B44C95">
          <w:rPr>
            <w:spacing w:val="-8"/>
            <w:sz w:val="18"/>
          </w:rPr>
          <w:delText xml:space="preserve"> </w:delText>
        </w:r>
        <w:r w:rsidDel="00B44C95">
          <w:rPr>
            <w:sz w:val="18"/>
          </w:rPr>
          <w:delText>podrá</w:delText>
        </w:r>
        <w:r w:rsidDel="00B44C95">
          <w:rPr>
            <w:spacing w:val="-8"/>
            <w:sz w:val="18"/>
          </w:rPr>
          <w:delText xml:space="preserve"> </w:delText>
        </w:r>
        <w:r w:rsidDel="00B44C95">
          <w:rPr>
            <w:sz w:val="18"/>
          </w:rPr>
          <w:delText>ser</w:delText>
        </w:r>
        <w:r w:rsidDel="00B44C95">
          <w:rPr>
            <w:spacing w:val="-8"/>
            <w:sz w:val="18"/>
          </w:rPr>
          <w:delText xml:space="preserve"> </w:delText>
        </w:r>
        <w:r w:rsidDel="00B44C95">
          <w:rPr>
            <w:sz w:val="18"/>
          </w:rPr>
          <w:delText>constatado</w:delText>
        </w:r>
        <w:r w:rsidDel="00B44C95">
          <w:rPr>
            <w:spacing w:val="-5"/>
            <w:sz w:val="18"/>
          </w:rPr>
          <w:delText xml:space="preserve"> </w:delText>
        </w:r>
        <w:r w:rsidDel="00B44C95">
          <w:rPr>
            <w:sz w:val="18"/>
          </w:rPr>
          <w:delText>en</w:delText>
        </w:r>
        <w:r w:rsidDel="00B44C95">
          <w:rPr>
            <w:spacing w:val="-8"/>
            <w:sz w:val="18"/>
          </w:rPr>
          <w:delText xml:space="preserve"> </w:delText>
        </w:r>
        <w:r w:rsidDel="00B44C95">
          <w:rPr>
            <w:sz w:val="18"/>
          </w:rPr>
          <w:delText>la</w:delText>
        </w:r>
        <w:r w:rsidDel="00B44C95">
          <w:rPr>
            <w:spacing w:val="-5"/>
            <w:sz w:val="18"/>
          </w:rPr>
          <w:delText xml:space="preserve"> </w:delText>
        </w:r>
        <w:r w:rsidDel="00B44C95">
          <w:rPr>
            <w:sz w:val="18"/>
          </w:rPr>
          <w:delText>página</w:delText>
        </w:r>
        <w:r w:rsidDel="00B44C95">
          <w:rPr>
            <w:spacing w:val="-5"/>
            <w:sz w:val="18"/>
          </w:rPr>
          <w:delText xml:space="preserve"> </w:delText>
        </w:r>
        <w:r w:rsidDel="00B44C95">
          <w:rPr>
            <w:sz w:val="18"/>
          </w:rPr>
          <w:delText>de</w:delText>
        </w:r>
        <w:r w:rsidDel="00B44C95">
          <w:rPr>
            <w:spacing w:val="-5"/>
            <w:sz w:val="18"/>
          </w:rPr>
          <w:delText xml:space="preserve"> </w:delText>
        </w:r>
        <w:r w:rsidDel="00B44C95">
          <w:rPr>
            <w:sz w:val="18"/>
          </w:rPr>
          <w:delText xml:space="preserve">internet </w:delText>
        </w:r>
        <w:r w:rsidDel="00B44C95">
          <w:fldChar w:fldCharType="begin"/>
        </w:r>
        <w:r w:rsidDel="00B44C95">
          <w:delInstrText xml:space="preserve"> HYPERLINK "http://www.ift.org.mx/" \h </w:delInstrText>
        </w:r>
        <w:r w:rsidDel="00B44C95">
          <w:fldChar w:fldCharType="separate"/>
        </w:r>
        <w:r w:rsidDel="00B44C95">
          <w:rPr>
            <w:spacing w:val="-2"/>
            <w:sz w:val="18"/>
          </w:rPr>
          <w:delText>www.ift.org.mx</w:delText>
        </w:r>
        <w:r w:rsidDel="00B44C95">
          <w:rPr>
            <w:spacing w:val="-2"/>
            <w:sz w:val="18"/>
          </w:rPr>
          <w:fldChar w:fldCharType="end"/>
        </w:r>
      </w:del>
    </w:p>
    <w:p w14:paraId="478E9FE7" w14:textId="77777777" w:rsidR="00F806C4" w:rsidDel="00B44C95" w:rsidRDefault="00DA3EC3">
      <w:pPr>
        <w:pStyle w:val="Prrafodelista"/>
        <w:numPr>
          <w:ilvl w:val="0"/>
          <w:numId w:val="3"/>
        </w:numPr>
        <w:tabs>
          <w:tab w:val="left" w:pos="478"/>
        </w:tabs>
        <w:spacing w:line="245" w:lineRule="auto"/>
        <w:ind w:left="230" w:right="237" w:firstLine="0"/>
        <w:jc w:val="both"/>
        <w:rPr>
          <w:del w:id="178" w:author="ARAMC" w:date="2026-01-16T17:57:00Z"/>
          <w:sz w:val="18"/>
        </w:rPr>
      </w:pPr>
      <w:del w:id="179" w:author="ARAMC" w:date="2026-01-16T17:57:00Z">
        <w:r w:rsidDel="00B44C95">
          <w:rPr>
            <w:sz w:val="18"/>
          </w:rPr>
          <w:delText xml:space="preserve">Que señala como domicilio legal el ubicado en </w:delText>
        </w:r>
        <w:r w:rsidDel="00B44C95">
          <w:rPr>
            <w:spacing w:val="-3"/>
            <w:sz w:val="18"/>
          </w:rPr>
          <w:delText>LOCALIDAD JOSÉ MA. PINO SUÁREZ</w:delText>
        </w:r>
        <w:r w:rsidDel="00B44C95">
          <w:rPr>
            <w:sz w:val="18"/>
          </w:rPr>
          <w:delText>,</w:delText>
        </w:r>
        <w:r w:rsidDel="00B44C95">
          <w:rPr>
            <w:spacing w:val="-4"/>
            <w:sz w:val="18"/>
          </w:rPr>
          <w:delText xml:space="preserve"> </w:delText>
        </w:r>
        <w:r w:rsidDel="00B44C95">
          <w:rPr>
            <w:sz w:val="18"/>
          </w:rPr>
          <w:delText>DURANGO,</w:delText>
        </w:r>
        <w:r w:rsidDel="00B44C95">
          <w:rPr>
            <w:spacing w:val="-3"/>
            <w:sz w:val="18"/>
          </w:rPr>
          <w:delText xml:space="preserve"> </w:delText>
        </w:r>
        <w:r w:rsidDel="00B44C95">
          <w:rPr>
            <w:sz w:val="18"/>
          </w:rPr>
          <w:delText>DGO.,</w:delText>
        </w:r>
        <w:r w:rsidDel="00B44C95">
          <w:rPr>
            <w:spacing w:val="-4"/>
            <w:sz w:val="18"/>
          </w:rPr>
          <w:delText xml:space="preserve"> </w:delText>
        </w:r>
        <w:r w:rsidDel="00B44C95">
          <w:rPr>
            <w:sz w:val="18"/>
          </w:rPr>
          <w:delText>C.P.</w:delText>
        </w:r>
        <w:r w:rsidDel="00B44C95">
          <w:rPr>
            <w:spacing w:val="-4"/>
            <w:sz w:val="18"/>
          </w:rPr>
          <w:delText xml:space="preserve"> </w:delText>
        </w:r>
        <w:r w:rsidDel="00B44C95">
          <w:rPr>
            <w:spacing w:val="-2"/>
            <w:sz w:val="18"/>
          </w:rPr>
          <w:delText>34324</w:delText>
        </w:r>
        <w:r w:rsidDel="00B44C95">
          <w:rPr>
            <w:sz w:val="18"/>
          </w:rPr>
          <w:delText>.</w:delText>
        </w:r>
      </w:del>
    </w:p>
    <w:p w14:paraId="4599398F" w14:textId="77777777" w:rsidR="00F806C4" w:rsidDel="00B44C95" w:rsidRDefault="00DA3EC3">
      <w:pPr>
        <w:spacing w:before="191"/>
        <w:ind w:left="230"/>
        <w:jc w:val="both"/>
        <w:rPr>
          <w:del w:id="180" w:author="ARAMC" w:date="2026-01-16T17:57:00Z"/>
          <w:rFonts w:ascii="Arial" w:hAnsi="Arial"/>
          <w:b/>
          <w:sz w:val="18"/>
        </w:rPr>
      </w:pPr>
      <w:del w:id="181" w:author="ARAMC" w:date="2026-01-16T17:57:00Z">
        <w:r w:rsidDel="00B44C95">
          <w:rPr>
            <w:rFonts w:ascii="Arial" w:hAnsi="Arial"/>
            <w:b/>
            <w:sz w:val="18"/>
          </w:rPr>
          <w:delText>II.-</w:delText>
        </w:r>
        <w:r w:rsidDel="00B44C95">
          <w:rPr>
            <w:rFonts w:ascii="Arial" w:hAnsi="Arial"/>
            <w:b/>
            <w:spacing w:val="-5"/>
            <w:sz w:val="18"/>
          </w:rPr>
          <w:delText xml:space="preserve"> </w:delText>
        </w:r>
        <w:r w:rsidDel="00B44C95">
          <w:rPr>
            <w:sz w:val="18"/>
          </w:rPr>
          <w:delText>Declara</w:delText>
        </w:r>
        <w:r w:rsidDel="00B44C95">
          <w:rPr>
            <w:spacing w:val="-5"/>
            <w:sz w:val="18"/>
          </w:rPr>
          <w:delText xml:space="preserve"> </w:delText>
        </w:r>
        <w:r w:rsidDel="00B44C95">
          <w:rPr>
            <w:rFonts w:ascii="Arial" w:hAnsi="Arial"/>
            <w:b/>
            <w:sz w:val="18"/>
          </w:rPr>
          <w:delText>“EL</w:delText>
        </w:r>
        <w:r w:rsidDel="00B44C95">
          <w:rPr>
            <w:rFonts w:ascii="Arial" w:hAnsi="Arial"/>
            <w:b/>
            <w:spacing w:val="-4"/>
            <w:sz w:val="18"/>
          </w:rPr>
          <w:delText xml:space="preserve"> </w:delText>
        </w:r>
        <w:r w:rsidDel="00B44C95">
          <w:rPr>
            <w:rFonts w:ascii="Arial" w:hAnsi="Arial"/>
            <w:b/>
            <w:spacing w:val="-2"/>
            <w:sz w:val="18"/>
          </w:rPr>
          <w:delText>SUSCRIPTOR”</w:delText>
        </w:r>
      </w:del>
    </w:p>
    <w:p w14:paraId="2241F838" w14:textId="77777777" w:rsidR="00F806C4" w:rsidDel="00B44C95" w:rsidRDefault="00DA3EC3">
      <w:pPr>
        <w:pStyle w:val="Prrafodelista"/>
        <w:numPr>
          <w:ilvl w:val="0"/>
          <w:numId w:val="2"/>
        </w:numPr>
        <w:tabs>
          <w:tab w:val="left" w:pos="466"/>
        </w:tabs>
        <w:spacing w:before="2"/>
        <w:ind w:left="466" w:hanging="236"/>
        <w:rPr>
          <w:del w:id="182" w:author="ARAMC" w:date="2026-01-16T17:57:00Z"/>
          <w:sz w:val="18"/>
        </w:rPr>
      </w:pPr>
      <w:del w:id="183" w:author="ARAMC" w:date="2026-01-16T17:57:00Z">
        <w:r w:rsidDel="00B44C95">
          <w:rPr>
            <w:sz w:val="18"/>
          </w:rPr>
          <w:delText>Que</w:delText>
        </w:r>
        <w:r w:rsidDel="00B44C95">
          <w:rPr>
            <w:spacing w:val="-4"/>
            <w:sz w:val="18"/>
          </w:rPr>
          <w:delText xml:space="preserve"> </w:delText>
        </w:r>
        <w:r w:rsidDel="00B44C95">
          <w:rPr>
            <w:sz w:val="18"/>
          </w:rPr>
          <w:delText>es</w:delText>
        </w:r>
        <w:r w:rsidDel="00B44C95">
          <w:rPr>
            <w:spacing w:val="-1"/>
            <w:sz w:val="18"/>
          </w:rPr>
          <w:delText xml:space="preserve"> </w:delText>
        </w:r>
        <w:r w:rsidDel="00B44C95">
          <w:rPr>
            <w:sz w:val="18"/>
          </w:rPr>
          <w:delText>una</w:delText>
        </w:r>
        <w:r w:rsidDel="00B44C95">
          <w:rPr>
            <w:spacing w:val="-3"/>
            <w:sz w:val="18"/>
          </w:rPr>
          <w:delText xml:space="preserve"> </w:delText>
        </w:r>
        <w:r w:rsidDel="00B44C95">
          <w:rPr>
            <w:sz w:val="18"/>
          </w:rPr>
          <w:delText>persona</w:delText>
        </w:r>
        <w:r w:rsidDel="00B44C95">
          <w:rPr>
            <w:spacing w:val="-4"/>
            <w:sz w:val="18"/>
          </w:rPr>
          <w:delText xml:space="preserve"> </w:delText>
        </w:r>
        <w:r w:rsidDel="00B44C95">
          <w:rPr>
            <w:sz w:val="18"/>
          </w:rPr>
          <w:delText>física</w:delText>
        </w:r>
        <w:r w:rsidDel="00B44C95">
          <w:rPr>
            <w:spacing w:val="-5"/>
            <w:sz w:val="18"/>
          </w:rPr>
          <w:delText xml:space="preserve"> </w:delText>
        </w:r>
        <w:r w:rsidDel="00B44C95">
          <w:rPr>
            <w:sz w:val="18"/>
          </w:rPr>
          <w:delText>o</w:delText>
        </w:r>
        <w:r w:rsidDel="00B44C95">
          <w:rPr>
            <w:spacing w:val="-2"/>
            <w:sz w:val="18"/>
          </w:rPr>
          <w:delText xml:space="preserve"> </w:delText>
        </w:r>
        <w:r w:rsidDel="00B44C95">
          <w:rPr>
            <w:sz w:val="18"/>
          </w:rPr>
          <w:delText>moral</w:delText>
        </w:r>
        <w:r w:rsidDel="00B44C95">
          <w:rPr>
            <w:spacing w:val="-3"/>
            <w:sz w:val="18"/>
          </w:rPr>
          <w:delText xml:space="preserve"> </w:delText>
        </w:r>
        <w:r w:rsidDel="00B44C95">
          <w:rPr>
            <w:sz w:val="18"/>
          </w:rPr>
          <w:delText>cuyo</w:delText>
        </w:r>
        <w:r w:rsidDel="00B44C95">
          <w:rPr>
            <w:spacing w:val="-2"/>
            <w:sz w:val="18"/>
          </w:rPr>
          <w:delText xml:space="preserve"> </w:delText>
        </w:r>
        <w:r w:rsidDel="00B44C95">
          <w:rPr>
            <w:sz w:val="18"/>
          </w:rPr>
          <w:delText>nombre</w:delText>
        </w:r>
        <w:r w:rsidDel="00B44C95">
          <w:rPr>
            <w:spacing w:val="-4"/>
            <w:sz w:val="18"/>
          </w:rPr>
          <w:delText xml:space="preserve"> </w:delText>
        </w:r>
        <w:r w:rsidDel="00B44C95">
          <w:rPr>
            <w:sz w:val="18"/>
          </w:rPr>
          <w:delText>corresponde</w:delText>
        </w:r>
        <w:r w:rsidDel="00B44C95">
          <w:rPr>
            <w:spacing w:val="-1"/>
            <w:sz w:val="18"/>
          </w:rPr>
          <w:delText xml:space="preserve"> </w:delText>
        </w:r>
        <w:r w:rsidDel="00B44C95">
          <w:rPr>
            <w:sz w:val="18"/>
          </w:rPr>
          <w:delText>al</w:delText>
        </w:r>
        <w:r w:rsidDel="00B44C95">
          <w:rPr>
            <w:spacing w:val="-2"/>
            <w:sz w:val="18"/>
          </w:rPr>
          <w:delText xml:space="preserve"> </w:delText>
        </w:r>
        <w:r w:rsidDel="00B44C95">
          <w:rPr>
            <w:sz w:val="18"/>
          </w:rPr>
          <w:delText>asentado</w:delText>
        </w:r>
        <w:r w:rsidDel="00B44C95">
          <w:rPr>
            <w:spacing w:val="-3"/>
            <w:sz w:val="18"/>
          </w:rPr>
          <w:delText xml:space="preserve"> </w:delText>
        </w:r>
        <w:r w:rsidDel="00B44C95">
          <w:rPr>
            <w:sz w:val="18"/>
          </w:rPr>
          <w:delText>en</w:delText>
        </w:r>
        <w:r w:rsidDel="00B44C95">
          <w:rPr>
            <w:spacing w:val="-2"/>
            <w:sz w:val="18"/>
          </w:rPr>
          <w:delText xml:space="preserve"> </w:delText>
        </w:r>
        <w:r w:rsidDel="00B44C95">
          <w:rPr>
            <w:sz w:val="18"/>
          </w:rPr>
          <w:delText>la</w:delText>
        </w:r>
        <w:r w:rsidDel="00B44C95">
          <w:rPr>
            <w:spacing w:val="-1"/>
            <w:sz w:val="18"/>
          </w:rPr>
          <w:delText xml:space="preserve"> </w:delText>
        </w:r>
        <w:r w:rsidDel="00B44C95">
          <w:rPr>
            <w:spacing w:val="-2"/>
            <w:sz w:val="18"/>
          </w:rPr>
          <w:delText>carátula.</w:delText>
        </w:r>
      </w:del>
    </w:p>
    <w:p w14:paraId="57DC4AF1" w14:textId="77777777" w:rsidR="00F806C4" w:rsidDel="00B44C95" w:rsidRDefault="00DA3EC3">
      <w:pPr>
        <w:pStyle w:val="Prrafodelista"/>
        <w:numPr>
          <w:ilvl w:val="0"/>
          <w:numId w:val="2"/>
        </w:numPr>
        <w:tabs>
          <w:tab w:val="left" w:pos="468"/>
        </w:tabs>
        <w:spacing w:line="206" w:lineRule="exact"/>
        <w:ind w:hanging="238"/>
        <w:rPr>
          <w:del w:id="184" w:author="ARAMC" w:date="2026-01-16T17:57:00Z"/>
          <w:sz w:val="18"/>
        </w:rPr>
      </w:pPr>
      <w:del w:id="185" w:author="ARAMC" w:date="2026-01-16T17:57:00Z">
        <w:r w:rsidDel="00B44C95">
          <w:rPr>
            <w:sz w:val="18"/>
          </w:rPr>
          <w:delText>Que</w:delText>
        </w:r>
        <w:r w:rsidDel="00B44C95">
          <w:rPr>
            <w:spacing w:val="-5"/>
            <w:sz w:val="18"/>
          </w:rPr>
          <w:delText xml:space="preserve"> </w:delText>
        </w:r>
        <w:r w:rsidDel="00B44C95">
          <w:rPr>
            <w:sz w:val="18"/>
          </w:rPr>
          <w:delText>tiene</w:delText>
        </w:r>
        <w:r w:rsidDel="00B44C95">
          <w:rPr>
            <w:spacing w:val="-2"/>
            <w:sz w:val="18"/>
          </w:rPr>
          <w:delText xml:space="preserve"> </w:delText>
        </w:r>
        <w:r w:rsidDel="00B44C95">
          <w:rPr>
            <w:sz w:val="18"/>
          </w:rPr>
          <w:delText>pleno</w:delText>
        </w:r>
        <w:r w:rsidDel="00B44C95">
          <w:rPr>
            <w:spacing w:val="-3"/>
            <w:sz w:val="18"/>
          </w:rPr>
          <w:delText xml:space="preserve"> </w:delText>
        </w:r>
        <w:r w:rsidDel="00B44C95">
          <w:rPr>
            <w:sz w:val="18"/>
          </w:rPr>
          <w:delText>goce</w:delText>
        </w:r>
        <w:r w:rsidDel="00B44C95">
          <w:rPr>
            <w:spacing w:val="-3"/>
            <w:sz w:val="18"/>
          </w:rPr>
          <w:delText xml:space="preserve"> </w:delText>
        </w:r>
        <w:r w:rsidDel="00B44C95">
          <w:rPr>
            <w:sz w:val="18"/>
          </w:rPr>
          <w:delText>de</w:delText>
        </w:r>
        <w:r w:rsidDel="00B44C95">
          <w:rPr>
            <w:spacing w:val="-2"/>
            <w:sz w:val="18"/>
          </w:rPr>
          <w:delText xml:space="preserve"> </w:delText>
        </w:r>
        <w:r w:rsidDel="00B44C95">
          <w:rPr>
            <w:sz w:val="18"/>
          </w:rPr>
          <w:delText>sus</w:delText>
        </w:r>
        <w:r w:rsidDel="00B44C95">
          <w:rPr>
            <w:spacing w:val="-1"/>
            <w:sz w:val="18"/>
          </w:rPr>
          <w:delText xml:space="preserve"> </w:delText>
        </w:r>
        <w:r w:rsidDel="00B44C95">
          <w:rPr>
            <w:sz w:val="18"/>
          </w:rPr>
          <w:delText>derechos</w:delText>
        </w:r>
        <w:r w:rsidDel="00B44C95">
          <w:rPr>
            <w:spacing w:val="-1"/>
            <w:sz w:val="18"/>
          </w:rPr>
          <w:delText xml:space="preserve"> </w:delText>
        </w:r>
        <w:r w:rsidDel="00B44C95">
          <w:rPr>
            <w:sz w:val="18"/>
          </w:rPr>
          <w:delText>y</w:delText>
        </w:r>
        <w:r w:rsidDel="00B44C95">
          <w:rPr>
            <w:spacing w:val="-3"/>
            <w:sz w:val="18"/>
          </w:rPr>
          <w:delText xml:space="preserve"> </w:delText>
        </w:r>
        <w:r w:rsidDel="00B44C95">
          <w:rPr>
            <w:sz w:val="18"/>
          </w:rPr>
          <w:delText>capacidad</w:delText>
        </w:r>
        <w:r w:rsidDel="00B44C95">
          <w:rPr>
            <w:spacing w:val="-2"/>
            <w:sz w:val="18"/>
          </w:rPr>
          <w:delText xml:space="preserve"> </w:delText>
        </w:r>
        <w:r w:rsidDel="00B44C95">
          <w:rPr>
            <w:sz w:val="18"/>
          </w:rPr>
          <w:delText>legal</w:delText>
        </w:r>
        <w:r w:rsidDel="00B44C95">
          <w:rPr>
            <w:spacing w:val="-4"/>
            <w:sz w:val="18"/>
          </w:rPr>
          <w:delText xml:space="preserve"> </w:delText>
        </w:r>
        <w:r w:rsidDel="00B44C95">
          <w:rPr>
            <w:sz w:val="18"/>
          </w:rPr>
          <w:delText>para</w:delText>
        </w:r>
        <w:r w:rsidDel="00B44C95">
          <w:rPr>
            <w:spacing w:val="-4"/>
            <w:sz w:val="18"/>
          </w:rPr>
          <w:delText xml:space="preserve"> </w:delText>
        </w:r>
        <w:r w:rsidDel="00B44C95">
          <w:rPr>
            <w:sz w:val="18"/>
          </w:rPr>
          <w:delText>contratar</w:delText>
        </w:r>
        <w:r w:rsidDel="00B44C95">
          <w:rPr>
            <w:spacing w:val="-2"/>
            <w:sz w:val="18"/>
          </w:rPr>
          <w:delText xml:space="preserve"> </w:delText>
        </w:r>
        <w:r w:rsidDel="00B44C95">
          <w:rPr>
            <w:sz w:val="18"/>
          </w:rPr>
          <w:delText>y</w:delText>
        </w:r>
        <w:r w:rsidDel="00B44C95">
          <w:rPr>
            <w:spacing w:val="-3"/>
            <w:sz w:val="18"/>
          </w:rPr>
          <w:delText xml:space="preserve"> </w:delText>
        </w:r>
        <w:r w:rsidDel="00B44C95">
          <w:rPr>
            <w:sz w:val="18"/>
          </w:rPr>
          <w:delText>obligarse</w:delText>
        </w:r>
        <w:r w:rsidDel="00B44C95">
          <w:rPr>
            <w:spacing w:val="-4"/>
            <w:sz w:val="18"/>
          </w:rPr>
          <w:delText xml:space="preserve"> </w:delText>
        </w:r>
        <w:r w:rsidDel="00B44C95">
          <w:rPr>
            <w:sz w:val="18"/>
          </w:rPr>
          <w:delText>en</w:delText>
        </w:r>
        <w:r w:rsidDel="00B44C95">
          <w:rPr>
            <w:spacing w:val="-4"/>
            <w:sz w:val="18"/>
          </w:rPr>
          <w:delText xml:space="preserve"> </w:delText>
        </w:r>
        <w:r w:rsidDel="00B44C95">
          <w:rPr>
            <w:sz w:val="18"/>
          </w:rPr>
          <w:delText>términos</w:delText>
        </w:r>
        <w:r w:rsidDel="00B44C95">
          <w:rPr>
            <w:spacing w:val="-3"/>
            <w:sz w:val="18"/>
          </w:rPr>
          <w:delText xml:space="preserve"> </w:delText>
        </w:r>
        <w:r w:rsidDel="00B44C95">
          <w:rPr>
            <w:sz w:val="18"/>
          </w:rPr>
          <w:delText>del</w:delText>
        </w:r>
        <w:r w:rsidDel="00B44C95">
          <w:rPr>
            <w:spacing w:val="-3"/>
            <w:sz w:val="18"/>
          </w:rPr>
          <w:delText xml:space="preserve"> </w:delText>
        </w:r>
        <w:r w:rsidDel="00B44C95">
          <w:rPr>
            <w:sz w:val="18"/>
          </w:rPr>
          <w:delText>presente</w:delText>
        </w:r>
        <w:r w:rsidDel="00B44C95">
          <w:rPr>
            <w:spacing w:val="-2"/>
            <w:sz w:val="18"/>
          </w:rPr>
          <w:delText xml:space="preserve"> contrato.</w:delText>
        </w:r>
      </w:del>
    </w:p>
    <w:p w14:paraId="3933EE25" w14:textId="77777777" w:rsidR="00F806C4" w:rsidDel="00B44C95" w:rsidRDefault="00DA3EC3">
      <w:pPr>
        <w:pStyle w:val="Prrafodelista"/>
        <w:numPr>
          <w:ilvl w:val="0"/>
          <w:numId w:val="2"/>
        </w:numPr>
        <w:tabs>
          <w:tab w:val="left" w:pos="468"/>
        </w:tabs>
        <w:spacing w:line="206" w:lineRule="exact"/>
        <w:ind w:hanging="238"/>
        <w:rPr>
          <w:del w:id="186" w:author="ARAMC" w:date="2026-01-16T17:57:00Z"/>
          <w:sz w:val="18"/>
        </w:rPr>
      </w:pPr>
      <w:del w:id="187" w:author="ARAMC" w:date="2026-01-16T17:57:00Z">
        <w:r w:rsidDel="00B44C95">
          <w:rPr>
            <w:sz w:val="18"/>
          </w:rPr>
          <w:delText>Para</w:delText>
        </w:r>
        <w:r w:rsidDel="00B44C95">
          <w:rPr>
            <w:spacing w:val="-5"/>
            <w:sz w:val="18"/>
          </w:rPr>
          <w:delText xml:space="preserve"> </w:delText>
        </w:r>
        <w:r w:rsidDel="00B44C95">
          <w:rPr>
            <w:sz w:val="18"/>
          </w:rPr>
          <w:delText>efectos</w:delText>
        </w:r>
        <w:r w:rsidDel="00B44C95">
          <w:rPr>
            <w:spacing w:val="-2"/>
            <w:sz w:val="18"/>
          </w:rPr>
          <w:delText xml:space="preserve"> </w:delText>
        </w:r>
        <w:r w:rsidDel="00B44C95">
          <w:rPr>
            <w:sz w:val="18"/>
          </w:rPr>
          <w:delText>del</w:delText>
        </w:r>
        <w:r w:rsidDel="00B44C95">
          <w:rPr>
            <w:spacing w:val="-2"/>
            <w:sz w:val="18"/>
          </w:rPr>
          <w:delText xml:space="preserve"> </w:delText>
        </w:r>
        <w:r w:rsidDel="00B44C95">
          <w:rPr>
            <w:sz w:val="18"/>
          </w:rPr>
          <w:delText>presente</w:delText>
        </w:r>
        <w:r w:rsidDel="00B44C95">
          <w:rPr>
            <w:spacing w:val="-4"/>
            <w:sz w:val="18"/>
          </w:rPr>
          <w:delText xml:space="preserve"> </w:delText>
        </w:r>
        <w:r w:rsidDel="00B44C95">
          <w:rPr>
            <w:sz w:val="18"/>
          </w:rPr>
          <w:delText>contrato</w:delText>
        </w:r>
        <w:r w:rsidDel="00B44C95">
          <w:rPr>
            <w:spacing w:val="-5"/>
            <w:sz w:val="18"/>
          </w:rPr>
          <w:delText xml:space="preserve"> </w:delText>
        </w:r>
        <w:r w:rsidDel="00B44C95">
          <w:rPr>
            <w:sz w:val="18"/>
          </w:rPr>
          <w:delText>señala</w:delText>
        </w:r>
        <w:r w:rsidDel="00B44C95">
          <w:rPr>
            <w:spacing w:val="-2"/>
            <w:sz w:val="18"/>
          </w:rPr>
          <w:delText xml:space="preserve"> </w:delText>
        </w:r>
        <w:r w:rsidDel="00B44C95">
          <w:rPr>
            <w:sz w:val="18"/>
          </w:rPr>
          <w:delText>como</w:delText>
        </w:r>
        <w:r w:rsidDel="00B44C95">
          <w:rPr>
            <w:spacing w:val="-5"/>
            <w:sz w:val="18"/>
          </w:rPr>
          <w:delText xml:space="preserve"> </w:delText>
        </w:r>
        <w:r w:rsidDel="00B44C95">
          <w:rPr>
            <w:sz w:val="18"/>
          </w:rPr>
          <w:delText>su</w:delText>
        </w:r>
        <w:r w:rsidDel="00B44C95">
          <w:rPr>
            <w:spacing w:val="-4"/>
            <w:sz w:val="18"/>
          </w:rPr>
          <w:delText xml:space="preserve"> </w:delText>
        </w:r>
        <w:r w:rsidDel="00B44C95">
          <w:rPr>
            <w:sz w:val="18"/>
          </w:rPr>
          <w:delText>domicilio</w:delText>
        </w:r>
        <w:r w:rsidDel="00B44C95">
          <w:rPr>
            <w:spacing w:val="-3"/>
            <w:sz w:val="18"/>
          </w:rPr>
          <w:delText xml:space="preserve"> </w:delText>
        </w:r>
        <w:r w:rsidDel="00B44C95">
          <w:rPr>
            <w:sz w:val="18"/>
          </w:rPr>
          <w:delText>el</w:delText>
        </w:r>
        <w:r w:rsidDel="00B44C95">
          <w:rPr>
            <w:spacing w:val="-2"/>
            <w:sz w:val="18"/>
          </w:rPr>
          <w:delText xml:space="preserve"> </w:delText>
        </w:r>
        <w:r w:rsidDel="00B44C95">
          <w:rPr>
            <w:sz w:val="18"/>
          </w:rPr>
          <w:delText>indicado</w:delText>
        </w:r>
        <w:r w:rsidDel="00B44C95">
          <w:rPr>
            <w:spacing w:val="-5"/>
            <w:sz w:val="18"/>
          </w:rPr>
          <w:delText xml:space="preserve"> </w:delText>
        </w:r>
        <w:r w:rsidDel="00B44C95">
          <w:rPr>
            <w:sz w:val="18"/>
          </w:rPr>
          <w:delText>en</w:delText>
        </w:r>
        <w:r w:rsidDel="00B44C95">
          <w:rPr>
            <w:spacing w:val="-4"/>
            <w:sz w:val="18"/>
          </w:rPr>
          <w:delText xml:space="preserve"> </w:delText>
        </w:r>
        <w:r w:rsidDel="00B44C95">
          <w:rPr>
            <w:sz w:val="18"/>
          </w:rPr>
          <w:delText>la</w:delText>
        </w:r>
        <w:r w:rsidDel="00B44C95">
          <w:rPr>
            <w:spacing w:val="-4"/>
            <w:sz w:val="18"/>
          </w:rPr>
          <w:delText xml:space="preserve"> </w:delText>
        </w:r>
        <w:r w:rsidDel="00B44C95">
          <w:rPr>
            <w:spacing w:val="-2"/>
            <w:sz w:val="18"/>
          </w:rPr>
          <w:delText>carátula.</w:delText>
        </w:r>
      </w:del>
    </w:p>
    <w:p w14:paraId="1843DF2E" w14:textId="77777777" w:rsidR="00F806C4" w:rsidDel="00B44C95" w:rsidRDefault="00DA3EC3">
      <w:pPr>
        <w:pStyle w:val="Prrafodelista"/>
        <w:numPr>
          <w:ilvl w:val="0"/>
          <w:numId w:val="2"/>
        </w:numPr>
        <w:tabs>
          <w:tab w:val="left" w:pos="468"/>
        </w:tabs>
        <w:ind w:hanging="238"/>
        <w:rPr>
          <w:del w:id="188" w:author="ARAMC" w:date="2026-01-16T17:57:00Z"/>
          <w:sz w:val="18"/>
        </w:rPr>
      </w:pPr>
      <w:del w:id="189" w:author="ARAMC" w:date="2026-01-16T17:57:00Z">
        <w:r w:rsidDel="00B44C95">
          <w:rPr>
            <w:sz w:val="18"/>
          </w:rPr>
          <w:delText>Que</w:delText>
        </w:r>
        <w:r w:rsidDel="00B44C95">
          <w:rPr>
            <w:spacing w:val="-4"/>
            <w:sz w:val="18"/>
          </w:rPr>
          <w:delText xml:space="preserve"> </w:delText>
        </w:r>
        <w:r w:rsidDel="00B44C95">
          <w:rPr>
            <w:sz w:val="18"/>
          </w:rPr>
          <w:delText>la</w:delText>
        </w:r>
        <w:r w:rsidDel="00B44C95">
          <w:rPr>
            <w:spacing w:val="-3"/>
            <w:sz w:val="18"/>
          </w:rPr>
          <w:delText xml:space="preserve"> </w:delText>
        </w:r>
        <w:r w:rsidDel="00B44C95">
          <w:rPr>
            <w:sz w:val="18"/>
          </w:rPr>
          <w:delText>instalación</w:delText>
        </w:r>
        <w:r w:rsidDel="00B44C95">
          <w:rPr>
            <w:spacing w:val="-1"/>
            <w:sz w:val="18"/>
          </w:rPr>
          <w:delText xml:space="preserve"> </w:delText>
        </w:r>
        <w:r w:rsidDel="00B44C95">
          <w:rPr>
            <w:sz w:val="18"/>
          </w:rPr>
          <w:delText>del</w:delText>
        </w:r>
        <w:r w:rsidDel="00B44C95">
          <w:rPr>
            <w:spacing w:val="-3"/>
            <w:sz w:val="18"/>
          </w:rPr>
          <w:delText xml:space="preserve"> </w:delText>
        </w:r>
        <w:r w:rsidDel="00B44C95">
          <w:rPr>
            <w:sz w:val="18"/>
          </w:rPr>
          <w:delText>servicio</w:delText>
        </w:r>
        <w:r w:rsidDel="00B44C95">
          <w:rPr>
            <w:spacing w:val="-3"/>
            <w:sz w:val="18"/>
          </w:rPr>
          <w:delText xml:space="preserve"> </w:delText>
        </w:r>
        <w:r w:rsidDel="00B44C95">
          <w:rPr>
            <w:sz w:val="18"/>
          </w:rPr>
          <w:delText>será en</w:delText>
        </w:r>
        <w:r w:rsidDel="00B44C95">
          <w:rPr>
            <w:spacing w:val="-3"/>
            <w:sz w:val="18"/>
          </w:rPr>
          <w:delText xml:space="preserve"> </w:delText>
        </w:r>
        <w:r w:rsidDel="00B44C95">
          <w:rPr>
            <w:sz w:val="18"/>
          </w:rPr>
          <w:delText>el</w:delText>
        </w:r>
        <w:r w:rsidDel="00B44C95">
          <w:rPr>
            <w:spacing w:val="-1"/>
            <w:sz w:val="18"/>
          </w:rPr>
          <w:delText xml:space="preserve"> </w:delText>
        </w:r>
        <w:r w:rsidDel="00B44C95">
          <w:rPr>
            <w:sz w:val="18"/>
          </w:rPr>
          <w:delText>domicilio</w:delText>
        </w:r>
        <w:r w:rsidDel="00B44C95">
          <w:rPr>
            <w:spacing w:val="-2"/>
            <w:sz w:val="18"/>
          </w:rPr>
          <w:delText xml:space="preserve"> </w:delText>
        </w:r>
        <w:r w:rsidDel="00B44C95">
          <w:rPr>
            <w:sz w:val="18"/>
          </w:rPr>
          <w:delText>señalado</w:delText>
        </w:r>
        <w:r w:rsidDel="00B44C95">
          <w:rPr>
            <w:spacing w:val="-1"/>
            <w:sz w:val="18"/>
          </w:rPr>
          <w:delText xml:space="preserve"> </w:delText>
        </w:r>
        <w:r w:rsidDel="00B44C95">
          <w:rPr>
            <w:sz w:val="18"/>
          </w:rPr>
          <w:delText>en</w:delText>
        </w:r>
        <w:r w:rsidDel="00B44C95">
          <w:rPr>
            <w:spacing w:val="-3"/>
            <w:sz w:val="18"/>
          </w:rPr>
          <w:delText xml:space="preserve"> </w:delText>
        </w:r>
        <w:r w:rsidDel="00B44C95">
          <w:rPr>
            <w:sz w:val="18"/>
          </w:rPr>
          <w:delText>la</w:delText>
        </w:r>
        <w:r w:rsidDel="00B44C95">
          <w:rPr>
            <w:spacing w:val="-3"/>
            <w:sz w:val="18"/>
          </w:rPr>
          <w:delText xml:space="preserve"> </w:delText>
        </w:r>
        <w:r w:rsidDel="00B44C95">
          <w:rPr>
            <w:spacing w:val="-2"/>
            <w:sz w:val="18"/>
          </w:rPr>
          <w:delText>carátula.</w:delText>
        </w:r>
      </w:del>
    </w:p>
    <w:p w14:paraId="7ED5A41A" w14:textId="77777777" w:rsidR="00F806C4" w:rsidRDefault="00F806C4">
      <w:pPr>
        <w:pStyle w:val="Textoindependiente"/>
        <w:spacing w:before="1"/>
      </w:pPr>
    </w:p>
    <w:p w14:paraId="650562B8" w14:textId="77777777" w:rsidR="00F806C4" w:rsidRDefault="00DA3EC3">
      <w:pPr>
        <w:pStyle w:val="Ttulo1"/>
        <w:ind w:right="1"/>
      </w:pPr>
      <w:r>
        <w:t>C</w:t>
      </w:r>
      <w:r>
        <w:rPr>
          <w:spacing w:val="-1"/>
        </w:rPr>
        <w:t xml:space="preserve"> </w:t>
      </w:r>
      <w:r>
        <w:t>L</w:t>
      </w:r>
      <w:r>
        <w:rPr>
          <w:spacing w:val="-1"/>
        </w:rPr>
        <w:t xml:space="preserve"> </w:t>
      </w:r>
      <w:r>
        <w:t>Á</w:t>
      </w:r>
      <w:r>
        <w:rPr>
          <w:spacing w:val="-4"/>
        </w:rPr>
        <w:t xml:space="preserve"> </w:t>
      </w:r>
      <w:r>
        <w:t>U</w:t>
      </w:r>
      <w:r>
        <w:rPr>
          <w:spacing w:val="-1"/>
        </w:rPr>
        <w:t xml:space="preserve"> </w:t>
      </w:r>
      <w:r>
        <w:t>S</w:t>
      </w:r>
      <w:r>
        <w:rPr>
          <w:spacing w:val="-1"/>
        </w:rPr>
        <w:t xml:space="preserve"> </w:t>
      </w:r>
      <w:r>
        <w:t>U L</w:t>
      </w:r>
      <w:r>
        <w:rPr>
          <w:spacing w:val="-1"/>
        </w:rPr>
        <w:t xml:space="preserve"> </w:t>
      </w:r>
      <w:r>
        <w:t>A</w:t>
      </w:r>
      <w:r>
        <w:rPr>
          <w:spacing w:val="-4"/>
        </w:rPr>
        <w:t xml:space="preserve"> </w:t>
      </w:r>
      <w:r>
        <w:rPr>
          <w:spacing w:val="-10"/>
        </w:rPr>
        <w:t>S</w:t>
      </w:r>
    </w:p>
    <w:p w14:paraId="1AA90EA1" w14:textId="7E706329" w:rsidR="00F806C4" w:rsidRDefault="00DA3EC3">
      <w:pPr>
        <w:pStyle w:val="Textoindependiente"/>
        <w:spacing w:before="206"/>
        <w:ind w:left="230" w:right="223"/>
        <w:jc w:val="both"/>
      </w:pPr>
      <w:r>
        <w:rPr>
          <w:rFonts w:ascii="Arial" w:hAnsi="Arial"/>
          <w:b/>
        </w:rPr>
        <w:t>PRIMERA.</w:t>
      </w:r>
      <w:r>
        <w:rPr>
          <w:rFonts w:ascii="Arial" w:hAnsi="Arial"/>
          <w:b/>
          <w:spacing w:val="-5"/>
        </w:rPr>
        <w:t xml:space="preserve"> </w:t>
      </w:r>
      <w:r>
        <w:rPr>
          <w:rFonts w:ascii="Arial" w:hAnsi="Arial"/>
          <w:b/>
        </w:rPr>
        <w:t>“EL</w:t>
      </w:r>
      <w:r>
        <w:rPr>
          <w:rFonts w:ascii="Arial" w:hAnsi="Arial"/>
          <w:b/>
          <w:spacing w:val="-6"/>
        </w:rPr>
        <w:t xml:space="preserve"> </w:t>
      </w:r>
      <w:r>
        <w:rPr>
          <w:rFonts w:ascii="Arial" w:hAnsi="Arial"/>
          <w:b/>
        </w:rPr>
        <w:t>PROVEEDOR”</w:t>
      </w:r>
      <w:r>
        <w:rPr>
          <w:rFonts w:ascii="Arial" w:hAnsi="Arial"/>
          <w:b/>
          <w:spacing w:val="-3"/>
        </w:rPr>
        <w:t xml:space="preserve"> </w:t>
      </w:r>
      <w:r>
        <w:t>se</w:t>
      </w:r>
      <w:r>
        <w:rPr>
          <w:spacing w:val="-5"/>
        </w:rPr>
        <w:t xml:space="preserve"> </w:t>
      </w:r>
      <w:r>
        <w:t>obliga</w:t>
      </w:r>
      <w:r>
        <w:rPr>
          <w:spacing w:val="-5"/>
        </w:rPr>
        <w:t xml:space="preserve"> </w:t>
      </w:r>
      <w:r>
        <w:t>a</w:t>
      </w:r>
      <w:r>
        <w:rPr>
          <w:spacing w:val="-4"/>
        </w:rPr>
        <w:t xml:space="preserve"> </w:t>
      </w:r>
      <w:r>
        <w:t>proporcionar</w:t>
      </w:r>
      <w:r>
        <w:rPr>
          <w:spacing w:val="-6"/>
        </w:rPr>
        <w:t xml:space="preserve"> </w:t>
      </w:r>
      <w:r>
        <w:t>el</w:t>
      </w:r>
      <w:r>
        <w:rPr>
          <w:spacing w:val="-8"/>
        </w:rPr>
        <w:t xml:space="preserve"> </w:t>
      </w:r>
      <w:r>
        <w:t>servicio</w:t>
      </w:r>
      <w:r>
        <w:rPr>
          <w:spacing w:val="-5"/>
        </w:rPr>
        <w:t xml:space="preserve"> </w:t>
      </w:r>
      <w:r>
        <w:t>de</w:t>
      </w:r>
      <w:r>
        <w:rPr>
          <w:spacing w:val="-5"/>
        </w:rPr>
        <w:t xml:space="preserve"> </w:t>
      </w:r>
      <w:r>
        <w:t>Internet</w:t>
      </w:r>
      <w:r>
        <w:rPr>
          <w:spacing w:val="-2"/>
        </w:rPr>
        <w:t xml:space="preserve"> </w:t>
      </w:r>
      <w:r>
        <w:t>de</w:t>
      </w:r>
      <w:r>
        <w:rPr>
          <w:spacing w:val="-5"/>
        </w:rPr>
        <w:t xml:space="preserve"> </w:t>
      </w:r>
      <w:r>
        <w:t>forma</w:t>
      </w:r>
      <w:r>
        <w:rPr>
          <w:spacing w:val="-5"/>
        </w:rPr>
        <w:t xml:space="preserve"> </w:t>
      </w:r>
      <w:r>
        <w:t>continua,</w:t>
      </w:r>
      <w:r>
        <w:rPr>
          <w:spacing w:val="-6"/>
        </w:rPr>
        <w:t xml:space="preserve"> </w:t>
      </w:r>
      <w:r>
        <w:t>uniforme,</w:t>
      </w:r>
      <w:r>
        <w:rPr>
          <w:spacing w:val="-6"/>
        </w:rPr>
        <w:t xml:space="preserve"> </w:t>
      </w:r>
      <w:r>
        <w:t>regular</w:t>
      </w:r>
      <w:r>
        <w:rPr>
          <w:spacing w:val="-6"/>
        </w:rPr>
        <w:t xml:space="preserve"> </w:t>
      </w:r>
      <w:r>
        <w:t>y</w:t>
      </w:r>
      <w:r>
        <w:rPr>
          <w:spacing w:val="-7"/>
        </w:rPr>
        <w:t xml:space="preserve"> </w:t>
      </w:r>
      <w:r>
        <w:t>eficiente, de acuerdo a los estándares de</w:t>
      </w:r>
      <w:commentRangeStart w:id="190"/>
      <w:r>
        <w:t xml:space="preserve"> calidad previstos </w:t>
      </w:r>
      <w:commentRangeEnd w:id="190"/>
      <w:r w:rsidR="006B0282">
        <w:rPr>
          <w:rStyle w:val="Refdecomentario"/>
        </w:rPr>
        <w:commentReference w:id="190"/>
      </w:r>
      <w:ins w:id="191" w:author="ARAMC" w:date="2026-01-20T09:43:00Z">
        <w:r w:rsidR="006B0282">
          <w:t xml:space="preserve"> </w:t>
        </w:r>
      </w:ins>
      <w:ins w:id="192" w:author="ARAMC" w:date="2026-01-20T09:46:00Z">
        <w:r w:rsidR="00CB094F" w:rsidRPr="00CB094F">
          <w:t xml:space="preserve">que establezca la Comisión Reguladora de Telecomunicaciones (en adelante CRT), ni menores a los ofrecidos implícitamente o contratados, en el presente </w:t>
        </w:r>
        <w:proofErr w:type="spellStart"/>
        <w:r w:rsidR="00CB094F" w:rsidRPr="00CB094F">
          <w:t>instrumento.</w:t>
        </w:r>
      </w:ins>
      <w:del w:id="193" w:author="ARAMC" w:date="2026-01-20T09:46:00Z">
        <w:r w:rsidDel="00CB094F">
          <w:delText xml:space="preserve">en el presente Contrato </w:delText>
        </w:r>
      </w:del>
      <w:proofErr w:type="gramStart"/>
      <w:r>
        <w:t>así</w:t>
      </w:r>
      <w:proofErr w:type="spellEnd"/>
      <w:proofErr w:type="gramEnd"/>
      <w:r>
        <w:t xml:space="preserve"> como los establecidos por su Título de Concesión/Autorización y demás normatividad aplicable, mediante el pago de la tarifa correspondiente por parte de </w:t>
      </w:r>
      <w:r>
        <w:rPr>
          <w:rFonts w:ascii="Arial" w:hAnsi="Arial"/>
          <w:b/>
        </w:rPr>
        <w:t xml:space="preserve">“EL </w:t>
      </w:r>
      <w:r>
        <w:rPr>
          <w:rFonts w:ascii="Arial" w:hAnsi="Arial"/>
          <w:b/>
          <w:spacing w:val="-2"/>
        </w:rPr>
        <w:t>SUSCRIPTOR”</w:t>
      </w:r>
      <w:r>
        <w:rPr>
          <w:spacing w:val="-2"/>
        </w:rPr>
        <w:t>.</w:t>
      </w:r>
    </w:p>
    <w:p w14:paraId="62A2EB89" w14:textId="77777777" w:rsidR="00F806C4" w:rsidRDefault="00F806C4">
      <w:pPr>
        <w:pStyle w:val="Textoindependiente"/>
      </w:pPr>
    </w:p>
    <w:p w14:paraId="1F32D7B0" w14:textId="77777777" w:rsidR="00F806C4" w:rsidRDefault="00DA3EC3">
      <w:pPr>
        <w:spacing w:line="247" w:lineRule="auto"/>
        <w:ind w:left="230" w:right="229"/>
        <w:jc w:val="both"/>
        <w:rPr>
          <w:sz w:val="18"/>
        </w:rPr>
      </w:pPr>
      <w:r>
        <w:rPr>
          <w:rFonts w:ascii="Arial" w:hAnsi="Arial"/>
          <w:b/>
          <w:sz w:val="18"/>
        </w:rPr>
        <w:t>“EL</w:t>
      </w:r>
      <w:r>
        <w:rPr>
          <w:rFonts w:ascii="Arial" w:hAnsi="Arial"/>
          <w:b/>
          <w:spacing w:val="-1"/>
          <w:sz w:val="18"/>
        </w:rPr>
        <w:t xml:space="preserve"> </w:t>
      </w:r>
      <w:r>
        <w:rPr>
          <w:rFonts w:ascii="Arial" w:hAnsi="Arial"/>
          <w:b/>
          <w:sz w:val="18"/>
        </w:rPr>
        <w:t xml:space="preserve">PROVEEDOR” </w:t>
      </w:r>
      <w:r>
        <w:rPr>
          <w:sz w:val="18"/>
        </w:rPr>
        <w:t>será</w:t>
      </w:r>
      <w:r>
        <w:rPr>
          <w:spacing w:val="-1"/>
          <w:sz w:val="18"/>
        </w:rPr>
        <w:t xml:space="preserve"> </w:t>
      </w:r>
      <w:r>
        <w:rPr>
          <w:sz w:val="18"/>
        </w:rPr>
        <w:t>el</w:t>
      </w:r>
      <w:r>
        <w:rPr>
          <w:spacing w:val="-1"/>
          <w:sz w:val="18"/>
        </w:rPr>
        <w:t xml:space="preserve"> </w:t>
      </w:r>
      <w:r>
        <w:rPr>
          <w:sz w:val="18"/>
        </w:rPr>
        <w:t>único</w:t>
      </w:r>
      <w:r>
        <w:rPr>
          <w:spacing w:val="-1"/>
          <w:sz w:val="18"/>
        </w:rPr>
        <w:t xml:space="preserve"> </w:t>
      </w:r>
      <w:r>
        <w:rPr>
          <w:sz w:val="18"/>
        </w:rPr>
        <w:t>responsable</w:t>
      </w:r>
      <w:r>
        <w:rPr>
          <w:spacing w:val="-1"/>
          <w:sz w:val="18"/>
        </w:rPr>
        <w:t xml:space="preserve"> </w:t>
      </w:r>
      <w:r>
        <w:rPr>
          <w:sz w:val="18"/>
        </w:rPr>
        <w:t>frente</w:t>
      </w:r>
      <w:r>
        <w:rPr>
          <w:spacing w:val="-1"/>
          <w:sz w:val="18"/>
        </w:rPr>
        <w:t xml:space="preserve"> </w:t>
      </w:r>
      <w:r>
        <w:rPr>
          <w:sz w:val="18"/>
        </w:rPr>
        <w:t>a</w:t>
      </w:r>
      <w:r>
        <w:rPr>
          <w:spacing w:val="-1"/>
          <w:sz w:val="18"/>
        </w:rPr>
        <w:t xml:space="preserve"> </w:t>
      </w:r>
      <w:r>
        <w:rPr>
          <w:sz w:val="18"/>
        </w:rPr>
        <w:t>“</w:t>
      </w:r>
      <w:r>
        <w:rPr>
          <w:rFonts w:ascii="Arial" w:hAnsi="Arial"/>
          <w:b/>
          <w:sz w:val="18"/>
        </w:rPr>
        <w:t>EL</w:t>
      </w:r>
      <w:r>
        <w:rPr>
          <w:rFonts w:ascii="Arial" w:hAnsi="Arial"/>
          <w:b/>
          <w:spacing w:val="-1"/>
          <w:sz w:val="18"/>
        </w:rPr>
        <w:t xml:space="preserve"> </w:t>
      </w:r>
      <w:r>
        <w:rPr>
          <w:rFonts w:ascii="Arial" w:hAnsi="Arial"/>
          <w:b/>
          <w:sz w:val="18"/>
        </w:rPr>
        <w:t xml:space="preserve">SUSCRIPTOR” </w:t>
      </w:r>
      <w:r>
        <w:rPr>
          <w:sz w:val="18"/>
        </w:rPr>
        <w:t>por</w:t>
      </w:r>
      <w:r>
        <w:rPr>
          <w:spacing w:val="-1"/>
          <w:sz w:val="18"/>
        </w:rPr>
        <w:t xml:space="preserve"> </w:t>
      </w:r>
      <w:r>
        <w:rPr>
          <w:sz w:val="18"/>
        </w:rPr>
        <w:t>la</w:t>
      </w:r>
      <w:r>
        <w:rPr>
          <w:spacing w:val="-1"/>
          <w:sz w:val="18"/>
        </w:rPr>
        <w:t xml:space="preserve"> </w:t>
      </w:r>
      <w:r>
        <w:rPr>
          <w:sz w:val="18"/>
        </w:rPr>
        <w:t>prestación</w:t>
      </w:r>
      <w:r>
        <w:rPr>
          <w:spacing w:val="-1"/>
          <w:sz w:val="18"/>
        </w:rPr>
        <w:t xml:space="preserve"> </w:t>
      </w:r>
      <w:r>
        <w:rPr>
          <w:sz w:val="18"/>
        </w:rPr>
        <w:t>del</w:t>
      </w:r>
      <w:r>
        <w:rPr>
          <w:spacing w:val="-1"/>
          <w:sz w:val="18"/>
        </w:rPr>
        <w:t xml:space="preserve"> </w:t>
      </w:r>
      <w:r>
        <w:rPr>
          <w:sz w:val="18"/>
        </w:rPr>
        <w:t>servicio</w:t>
      </w:r>
      <w:r>
        <w:rPr>
          <w:spacing w:val="-1"/>
          <w:sz w:val="18"/>
        </w:rPr>
        <w:t xml:space="preserve"> </w:t>
      </w:r>
      <w:r>
        <w:rPr>
          <w:sz w:val="18"/>
        </w:rPr>
        <w:t>de</w:t>
      </w:r>
      <w:r>
        <w:rPr>
          <w:spacing w:val="-1"/>
          <w:sz w:val="18"/>
        </w:rPr>
        <w:t xml:space="preserve"> </w:t>
      </w:r>
      <w:r>
        <w:rPr>
          <w:sz w:val="18"/>
        </w:rPr>
        <w:t>internet</w:t>
      </w:r>
      <w:r>
        <w:rPr>
          <w:spacing w:val="-1"/>
          <w:sz w:val="18"/>
        </w:rPr>
        <w:t xml:space="preserve"> </w:t>
      </w:r>
      <w:r>
        <w:rPr>
          <w:sz w:val="18"/>
        </w:rPr>
        <w:t>conforme a lo siguiente:</w:t>
      </w:r>
    </w:p>
    <w:p w14:paraId="7C894A82" w14:textId="77777777" w:rsidR="00F806C4" w:rsidRDefault="00F806C4">
      <w:pPr>
        <w:pStyle w:val="Textoindependiente"/>
        <w:spacing w:before="5"/>
        <w:rPr>
          <w:sz w:val="17"/>
        </w:rPr>
      </w:pPr>
    </w:p>
    <w:tbl>
      <w:tblPr>
        <w:tblStyle w:val="TableNormal"/>
        <w:tblW w:w="10078" w:type="dxa"/>
        <w:tblInd w:w="240" w:type="dxa"/>
        <w:tblLayout w:type="fixed"/>
        <w:tblCellMar>
          <w:left w:w="5" w:type="dxa"/>
          <w:right w:w="5" w:type="dxa"/>
        </w:tblCellMar>
        <w:tblLook w:val="01E0" w:firstRow="1" w:lastRow="1" w:firstColumn="1" w:lastColumn="1" w:noHBand="0" w:noVBand="0"/>
      </w:tblPr>
      <w:tblGrid>
        <w:gridCol w:w="1806"/>
        <w:gridCol w:w="1012"/>
        <w:gridCol w:w="361"/>
        <w:gridCol w:w="978"/>
        <w:gridCol w:w="387"/>
        <w:gridCol w:w="5534"/>
      </w:tblGrid>
      <w:tr w:rsidR="00F806C4" w14:paraId="4026AD36" w14:textId="77777777">
        <w:trPr>
          <w:trHeight w:val="414"/>
        </w:trPr>
        <w:tc>
          <w:tcPr>
            <w:tcW w:w="1806" w:type="dxa"/>
            <w:tcBorders>
              <w:top w:val="single" w:sz="4" w:space="0" w:color="000000"/>
              <w:left w:val="single" w:sz="4" w:space="0" w:color="000000"/>
              <w:bottom w:val="single" w:sz="4" w:space="0" w:color="000000"/>
              <w:right w:val="single" w:sz="4" w:space="0" w:color="000000"/>
            </w:tcBorders>
          </w:tcPr>
          <w:p w14:paraId="39FC59AF" w14:textId="77777777" w:rsidR="00F806C4" w:rsidRDefault="00DA3EC3">
            <w:pPr>
              <w:pStyle w:val="TableParagraph"/>
              <w:spacing w:line="206" w:lineRule="exact"/>
              <w:ind w:left="107"/>
              <w:rPr>
                <w:sz w:val="18"/>
              </w:rPr>
            </w:pPr>
            <w:commentRangeStart w:id="194"/>
            <w:r>
              <w:rPr>
                <w:spacing w:val="-2"/>
                <w:sz w:val="18"/>
              </w:rPr>
              <w:t>Servicio</w:t>
            </w:r>
          </w:p>
        </w:tc>
        <w:tc>
          <w:tcPr>
            <w:tcW w:w="1012" w:type="dxa"/>
            <w:tcBorders>
              <w:top w:val="single" w:sz="4" w:space="0" w:color="000000"/>
              <w:left w:val="single" w:sz="4" w:space="0" w:color="000000"/>
              <w:bottom w:val="single" w:sz="4" w:space="0" w:color="000000"/>
            </w:tcBorders>
          </w:tcPr>
          <w:p w14:paraId="21095D2D" w14:textId="77777777" w:rsidR="00F806C4" w:rsidRDefault="00DA3EC3">
            <w:pPr>
              <w:pStyle w:val="TableParagraph"/>
              <w:spacing w:line="208" w:lineRule="exact"/>
              <w:ind w:left="107"/>
              <w:rPr>
                <w:sz w:val="18"/>
              </w:rPr>
            </w:pPr>
            <w:r>
              <w:rPr>
                <w:spacing w:val="-2"/>
                <w:sz w:val="18"/>
              </w:rPr>
              <w:t>Velocidad Recepción</w:t>
            </w:r>
          </w:p>
        </w:tc>
        <w:tc>
          <w:tcPr>
            <w:tcW w:w="361" w:type="dxa"/>
            <w:tcBorders>
              <w:top w:val="single" w:sz="4" w:space="0" w:color="000000"/>
              <w:bottom w:val="single" w:sz="4" w:space="0" w:color="000000"/>
              <w:right w:val="single" w:sz="4" w:space="0" w:color="000000"/>
            </w:tcBorders>
          </w:tcPr>
          <w:p w14:paraId="7F484F93" w14:textId="77777777" w:rsidR="00F806C4" w:rsidRDefault="00DA3EC3">
            <w:pPr>
              <w:pStyle w:val="TableParagraph"/>
              <w:spacing w:line="206" w:lineRule="exact"/>
              <w:ind w:right="38"/>
              <w:jc w:val="center"/>
              <w:rPr>
                <w:sz w:val="18"/>
              </w:rPr>
            </w:pPr>
            <w:r>
              <w:rPr>
                <w:spacing w:val="-5"/>
                <w:sz w:val="18"/>
              </w:rPr>
              <w:t>de</w:t>
            </w:r>
          </w:p>
        </w:tc>
        <w:tc>
          <w:tcPr>
            <w:tcW w:w="978" w:type="dxa"/>
            <w:tcBorders>
              <w:top w:val="single" w:sz="4" w:space="0" w:color="000000"/>
              <w:left w:val="single" w:sz="4" w:space="0" w:color="000000"/>
              <w:bottom w:val="single" w:sz="4" w:space="0" w:color="000000"/>
            </w:tcBorders>
          </w:tcPr>
          <w:p w14:paraId="1421BE81" w14:textId="77777777" w:rsidR="00F806C4" w:rsidRDefault="00DA3EC3">
            <w:pPr>
              <w:pStyle w:val="TableParagraph"/>
              <w:spacing w:line="208" w:lineRule="exact"/>
              <w:ind w:left="106"/>
              <w:rPr>
                <w:sz w:val="18"/>
              </w:rPr>
            </w:pPr>
            <w:r>
              <w:rPr>
                <w:spacing w:val="-2"/>
                <w:sz w:val="18"/>
              </w:rPr>
              <w:t>Velocidad Envío</w:t>
            </w:r>
          </w:p>
        </w:tc>
        <w:tc>
          <w:tcPr>
            <w:tcW w:w="387" w:type="dxa"/>
            <w:tcBorders>
              <w:top w:val="single" w:sz="4" w:space="0" w:color="000000"/>
              <w:bottom w:val="single" w:sz="4" w:space="0" w:color="000000"/>
              <w:right w:val="single" w:sz="4" w:space="0" w:color="000000"/>
            </w:tcBorders>
          </w:tcPr>
          <w:p w14:paraId="6D961754" w14:textId="77777777" w:rsidR="00F806C4" w:rsidRDefault="00DA3EC3">
            <w:pPr>
              <w:pStyle w:val="TableParagraph"/>
              <w:spacing w:line="206" w:lineRule="exact"/>
              <w:ind w:right="16"/>
              <w:jc w:val="center"/>
              <w:rPr>
                <w:sz w:val="18"/>
              </w:rPr>
            </w:pPr>
            <w:r>
              <w:rPr>
                <w:spacing w:val="-5"/>
                <w:sz w:val="18"/>
              </w:rPr>
              <w:t>de</w:t>
            </w:r>
          </w:p>
        </w:tc>
        <w:tc>
          <w:tcPr>
            <w:tcW w:w="5533" w:type="dxa"/>
            <w:tcBorders>
              <w:top w:val="single" w:sz="4" w:space="0" w:color="000000"/>
              <w:left w:val="single" w:sz="4" w:space="0" w:color="000000"/>
              <w:bottom w:val="single" w:sz="4" w:space="0" w:color="000000"/>
              <w:right w:val="single" w:sz="4" w:space="0" w:color="000000"/>
            </w:tcBorders>
          </w:tcPr>
          <w:p w14:paraId="3209E1C2" w14:textId="77777777" w:rsidR="00F806C4" w:rsidRDefault="00DA3EC3">
            <w:pPr>
              <w:pStyle w:val="TableParagraph"/>
              <w:spacing w:line="206" w:lineRule="exact"/>
              <w:ind w:left="105"/>
              <w:rPr>
                <w:sz w:val="18"/>
              </w:rPr>
            </w:pPr>
            <w:r>
              <w:rPr>
                <w:spacing w:val="-2"/>
                <w:sz w:val="18"/>
              </w:rPr>
              <w:t>Características</w:t>
            </w:r>
          </w:p>
        </w:tc>
      </w:tr>
      <w:tr w:rsidR="00F806C4" w14:paraId="0C8F8932" w14:textId="77777777">
        <w:trPr>
          <w:trHeight w:val="413"/>
        </w:trPr>
        <w:tc>
          <w:tcPr>
            <w:tcW w:w="1806" w:type="dxa"/>
            <w:tcBorders>
              <w:top w:val="single" w:sz="4" w:space="0" w:color="000000"/>
              <w:left w:val="single" w:sz="4" w:space="0" w:color="000000"/>
              <w:bottom w:val="single" w:sz="4" w:space="0" w:color="000000"/>
              <w:right w:val="single" w:sz="4" w:space="0" w:color="000000"/>
            </w:tcBorders>
          </w:tcPr>
          <w:p w14:paraId="26CFD360" w14:textId="77777777" w:rsidR="00F806C4" w:rsidRDefault="00DA3EC3">
            <w:pPr>
              <w:pStyle w:val="TableParagraph"/>
              <w:spacing w:line="200" w:lineRule="exact"/>
              <w:ind w:left="107"/>
              <w:rPr>
                <w:rFonts w:ascii="Arial" w:hAnsi="Arial"/>
                <w:b/>
                <w:sz w:val="18"/>
              </w:rPr>
            </w:pPr>
            <w:r>
              <w:rPr>
                <w:rFonts w:ascii="Arial" w:hAnsi="Arial"/>
                <w:b/>
                <w:spacing w:val="-2"/>
                <w:sz w:val="18"/>
              </w:rPr>
              <w:t>HO257</w:t>
            </w:r>
          </w:p>
        </w:tc>
        <w:tc>
          <w:tcPr>
            <w:tcW w:w="1012" w:type="dxa"/>
            <w:tcBorders>
              <w:top w:val="single" w:sz="4" w:space="0" w:color="000000"/>
              <w:left w:val="single" w:sz="4" w:space="0" w:color="000000"/>
              <w:bottom w:val="single" w:sz="4" w:space="0" w:color="000000"/>
            </w:tcBorders>
          </w:tcPr>
          <w:p w14:paraId="0DECCCCA" w14:textId="77777777" w:rsidR="00F806C4" w:rsidRDefault="00DA3EC3">
            <w:pPr>
              <w:pStyle w:val="TableParagraph"/>
              <w:spacing w:line="202" w:lineRule="exact"/>
              <w:ind w:left="107"/>
              <w:rPr>
                <w:sz w:val="18"/>
              </w:rPr>
            </w:pPr>
            <w:r>
              <w:rPr>
                <w:spacing w:val="-2"/>
                <w:sz w:val="18"/>
              </w:rPr>
              <w:t>Hasta:</w:t>
            </w:r>
          </w:p>
          <w:p w14:paraId="50791CBA" w14:textId="77777777" w:rsidR="00F806C4" w:rsidRDefault="00DA3EC3">
            <w:pPr>
              <w:pStyle w:val="TableParagraph"/>
              <w:spacing w:line="192" w:lineRule="exact"/>
              <w:ind w:left="107"/>
              <w:rPr>
                <w:rFonts w:ascii="Arial" w:hAnsi="Arial"/>
                <w:b/>
                <w:sz w:val="18"/>
              </w:rPr>
            </w:pPr>
            <w:r>
              <w:rPr>
                <w:rFonts w:ascii="Arial" w:hAnsi="Arial"/>
                <w:b/>
                <w:spacing w:val="-4"/>
                <w:sz w:val="18"/>
              </w:rPr>
              <w:t>Mbps</w:t>
            </w:r>
          </w:p>
        </w:tc>
        <w:tc>
          <w:tcPr>
            <w:tcW w:w="361" w:type="dxa"/>
            <w:tcBorders>
              <w:top w:val="single" w:sz="4" w:space="0" w:color="000000"/>
              <w:bottom w:val="single" w:sz="4" w:space="0" w:color="000000"/>
              <w:right w:val="single" w:sz="4" w:space="0" w:color="000000"/>
            </w:tcBorders>
          </w:tcPr>
          <w:p w14:paraId="514FE004" w14:textId="77777777" w:rsidR="00F806C4" w:rsidRDefault="00DA3EC3">
            <w:pPr>
              <w:pStyle w:val="TableParagraph"/>
              <w:spacing w:line="205" w:lineRule="exact"/>
              <w:ind w:left="4" w:right="38"/>
              <w:jc w:val="center"/>
              <w:rPr>
                <w:sz w:val="18"/>
              </w:rPr>
            </w:pPr>
            <w:r>
              <w:rPr>
                <w:spacing w:val="-5"/>
                <w:sz w:val="18"/>
              </w:rPr>
              <w:t>25</w:t>
            </w:r>
          </w:p>
        </w:tc>
        <w:tc>
          <w:tcPr>
            <w:tcW w:w="978" w:type="dxa"/>
            <w:tcBorders>
              <w:top w:val="single" w:sz="4" w:space="0" w:color="000000"/>
              <w:left w:val="single" w:sz="4" w:space="0" w:color="000000"/>
              <w:bottom w:val="single" w:sz="4" w:space="0" w:color="000000"/>
            </w:tcBorders>
          </w:tcPr>
          <w:p w14:paraId="0051C822" w14:textId="77777777" w:rsidR="00F806C4" w:rsidRDefault="00DA3EC3">
            <w:pPr>
              <w:pStyle w:val="TableParagraph"/>
              <w:spacing w:line="202" w:lineRule="exact"/>
              <w:ind w:left="106"/>
              <w:rPr>
                <w:sz w:val="18"/>
              </w:rPr>
            </w:pPr>
            <w:r>
              <w:rPr>
                <w:spacing w:val="-2"/>
                <w:sz w:val="18"/>
              </w:rPr>
              <w:t>Hasta:</w:t>
            </w:r>
          </w:p>
          <w:p w14:paraId="5C776930" w14:textId="77777777" w:rsidR="00F806C4" w:rsidRDefault="00DA3EC3">
            <w:pPr>
              <w:pStyle w:val="TableParagraph"/>
              <w:spacing w:line="192" w:lineRule="exact"/>
              <w:ind w:left="106"/>
              <w:rPr>
                <w:rFonts w:ascii="Arial" w:hAnsi="Arial"/>
                <w:b/>
                <w:sz w:val="18"/>
              </w:rPr>
            </w:pPr>
            <w:r>
              <w:rPr>
                <w:rFonts w:ascii="Arial" w:hAnsi="Arial"/>
                <w:b/>
                <w:spacing w:val="-4"/>
                <w:sz w:val="18"/>
              </w:rPr>
              <w:t>Mbps</w:t>
            </w:r>
          </w:p>
        </w:tc>
        <w:tc>
          <w:tcPr>
            <w:tcW w:w="387" w:type="dxa"/>
            <w:tcBorders>
              <w:top w:val="single" w:sz="4" w:space="0" w:color="000000"/>
              <w:bottom w:val="single" w:sz="4" w:space="0" w:color="000000"/>
              <w:right w:val="single" w:sz="4" w:space="0" w:color="000000"/>
            </w:tcBorders>
          </w:tcPr>
          <w:p w14:paraId="6C0B300D" w14:textId="77777777" w:rsidR="00F806C4" w:rsidRDefault="00DA3EC3">
            <w:pPr>
              <w:pStyle w:val="TableParagraph"/>
              <w:spacing w:line="205" w:lineRule="exact"/>
              <w:ind w:left="100" w:right="16"/>
              <w:jc w:val="center"/>
              <w:rPr>
                <w:sz w:val="18"/>
              </w:rPr>
            </w:pPr>
            <w:r>
              <w:rPr>
                <w:spacing w:val="-10"/>
                <w:sz w:val="18"/>
              </w:rPr>
              <w:t>7</w:t>
            </w:r>
            <w:commentRangeEnd w:id="194"/>
            <w:r w:rsidR="00CB094F">
              <w:rPr>
                <w:rStyle w:val="Refdecomentario"/>
              </w:rPr>
              <w:commentReference w:id="194"/>
            </w:r>
          </w:p>
        </w:tc>
        <w:tc>
          <w:tcPr>
            <w:tcW w:w="5533" w:type="dxa"/>
            <w:tcBorders>
              <w:top w:val="single" w:sz="4" w:space="0" w:color="000000"/>
              <w:left w:val="single" w:sz="4" w:space="0" w:color="000000"/>
              <w:bottom w:val="single" w:sz="4" w:space="0" w:color="000000"/>
              <w:right w:val="single" w:sz="4" w:space="0" w:color="000000"/>
            </w:tcBorders>
          </w:tcPr>
          <w:p w14:paraId="043F543E" w14:textId="77777777" w:rsidR="00F806C4" w:rsidRDefault="00F806C4">
            <w:pPr>
              <w:pStyle w:val="TableParagraph"/>
              <w:rPr>
                <w:rFonts w:ascii="Times New Roman" w:hAnsi="Times New Roman"/>
                <w:sz w:val="18"/>
              </w:rPr>
            </w:pPr>
          </w:p>
        </w:tc>
      </w:tr>
    </w:tbl>
    <w:p w14:paraId="798EFF41" w14:textId="77777777" w:rsidR="00F806C4" w:rsidRDefault="00DA3EC3">
      <w:pPr>
        <w:pStyle w:val="Textoindependiente"/>
        <w:ind w:left="230"/>
        <w:jc w:val="both"/>
        <w:rPr>
          <w:rFonts w:ascii="Arial" w:hAnsi="Arial"/>
          <w:b/>
        </w:rPr>
      </w:pPr>
      <w:r>
        <w:t>La</w:t>
      </w:r>
      <w:r>
        <w:rPr>
          <w:spacing w:val="-3"/>
        </w:rPr>
        <w:t xml:space="preserve"> </w:t>
      </w:r>
      <w:r>
        <w:t>velocidad</w:t>
      </w:r>
      <w:r>
        <w:rPr>
          <w:spacing w:val="-2"/>
        </w:rPr>
        <w:t xml:space="preserve"> </w:t>
      </w:r>
      <w:r>
        <w:t>contratada</w:t>
      </w:r>
      <w:r>
        <w:rPr>
          <w:spacing w:val="-3"/>
        </w:rPr>
        <w:t xml:space="preserve"> </w:t>
      </w:r>
      <w:r>
        <w:t>estará</w:t>
      </w:r>
      <w:r>
        <w:rPr>
          <w:spacing w:val="-2"/>
        </w:rPr>
        <w:t xml:space="preserve"> </w:t>
      </w:r>
      <w:r>
        <w:t>comprendida</w:t>
      </w:r>
      <w:r>
        <w:rPr>
          <w:spacing w:val="-3"/>
        </w:rPr>
        <w:t xml:space="preserve"> </w:t>
      </w:r>
      <w:r>
        <w:t>entre</w:t>
      </w:r>
      <w:r>
        <w:rPr>
          <w:spacing w:val="-2"/>
        </w:rPr>
        <w:t xml:space="preserve"> </w:t>
      </w:r>
      <w:r>
        <w:t>el</w:t>
      </w:r>
      <w:r>
        <w:rPr>
          <w:spacing w:val="-2"/>
        </w:rPr>
        <w:t xml:space="preserve"> </w:t>
      </w:r>
      <w:r>
        <w:t>Módem</w:t>
      </w:r>
      <w:r>
        <w:rPr>
          <w:spacing w:val="-2"/>
        </w:rPr>
        <w:t xml:space="preserve"> </w:t>
      </w:r>
      <w:r>
        <w:t>y</w:t>
      </w:r>
      <w:r>
        <w:rPr>
          <w:spacing w:val="-3"/>
        </w:rPr>
        <w:t xml:space="preserve"> </w:t>
      </w:r>
      <w:r>
        <w:t>el</w:t>
      </w:r>
      <w:r>
        <w:rPr>
          <w:spacing w:val="-3"/>
        </w:rPr>
        <w:t xml:space="preserve"> </w:t>
      </w:r>
      <w:r>
        <w:t>primer</w:t>
      </w:r>
      <w:r>
        <w:rPr>
          <w:spacing w:val="-2"/>
        </w:rPr>
        <w:t xml:space="preserve"> </w:t>
      </w:r>
      <w:r>
        <w:t>punto</w:t>
      </w:r>
      <w:r>
        <w:rPr>
          <w:spacing w:val="-4"/>
        </w:rPr>
        <w:t xml:space="preserve"> </w:t>
      </w:r>
      <w:r>
        <w:t>de</w:t>
      </w:r>
      <w:r>
        <w:rPr>
          <w:spacing w:val="-3"/>
        </w:rPr>
        <w:t xml:space="preserve"> </w:t>
      </w:r>
      <w:r>
        <w:t>acceso</w:t>
      </w:r>
      <w:r>
        <w:rPr>
          <w:spacing w:val="-4"/>
        </w:rPr>
        <w:t xml:space="preserve"> </w:t>
      </w:r>
      <w:r>
        <w:t>a</w:t>
      </w:r>
      <w:r>
        <w:rPr>
          <w:spacing w:val="-3"/>
        </w:rPr>
        <w:t xml:space="preserve"> </w:t>
      </w:r>
      <w:r>
        <w:t>la</w:t>
      </w:r>
      <w:r>
        <w:rPr>
          <w:spacing w:val="-2"/>
        </w:rPr>
        <w:t xml:space="preserve"> </w:t>
      </w:r>
      <w:r>
        <w:t>Red</w:t>
      </w:r>
      <w:r>
        <w:rPr>
          <w:spacing w:val="-2"/>
        </w:rPr>
        <w:t xml:space="preserve"> </w:t>
      </w:r>
      <w:r>
        <w:t>de</w:t>
      </w:r>
      <w:r>
        <w:rPr>
          <w:spacing w:val="8"/>
        </w:rPr>
        <w:t xml:space="preserve"> </w:t>
      </w:r>
      <w:r>
        <w:rPr>
          <w:rFonts w:ascii="Arial" w:hAnsi="Arial"/>
          <w:b/>
        </w:rPr>
        <w:t>“EL</w:t>
      </w:r>
      <w:r>
        <w:rPr>
          <w:rFonts w:ascii="Arial" w:hAnsi="Arial"/>
          <w:b/>
          <w:spacing w:val="-3"/>
        </w:rPr>
        <w:t xml:space="preserve"> </w:t>
      </w:r>
      <w:r>
        <w:rPr>
          <w:rFonts w:ascii="Arial" w:hAnsi="Arial"/>
          <w:b/>
          <w:spacing w:val="-2"/>
        </w:rPr>
        <w:t>PROVEEDOR”.</w:t>
      </w:r>
    </w:p>
    <w:p w14:paraId="7DE35460" w14:textId="47EE928C" w:rsidR="00F806C4" w:rsidDel="003A718C" w:rsidRDefault="00DA3EC3">
      <w:pPr>
        <w:pStyle w:val="Textoindependiente"/>
        <w:spacing w:before="202" w:line="242" w:lineRule="auto"/>
        <w:ind w:left="230" w:right="235"/>
        <w:jc w:val="both"/>
        <w:rPr>
          <w:del w:id="195" w:author="ARAMC" w:date="2026-01-20T09:54:00Z"/>
        </w:rPr>
      </w:pPr>
      <w:r>
        <w:rPr>
          <w:rFonts w:ascii="Arial" w:hAnsi="Arial"/>
          <w:b/>
        </w:rPr>
        <w:t xml:space="preserve">SEGUNDA. “EL PROVEEDOR” </w:t>
      </w:r>
      <w:r>
        <w:t xml:space="preserve">está obligado a tener en sus oficinas a disposición y la vista del público con caracteres claramente legibles, las tarifas por el servicio vigentes, aprobadas e inscritas en el </w:t>
      </w:r>
      <w:commentRangeStart w:id="196"/>
      <w:ins w:id="197" w:author="ARAMC" w:date="2026-01-20T09:54:00Z">
        <w:r w:rsidR="003A718C" w:rsidRPr="004A3CFD">
          <w:rPr>
            <w:rFonts w:ascii="Arial" w:eastAsia="Calibri" w:hAnsi="Arial" w:cs="Arial"/>
            <w:lang w:eastAsia="es-MX"/>
          </w:rPr>
          <w:t>Registro</w:t>
        </w:r>
        <w:commentRangeEnd w:id="196"/>
        <w:r w:rsidR="003A718C">
          <w:rPr>
            <w:rStyle w:val="Refdecomentario"/>
          </w:rPr>
          <w:commentReference w:id="196"/>
        </w:r>
        <w:r w:rsidR="003A718C" w:rsidRPr="004A3CFD">
          <w:rPr>
            <w:rFonts w:ascii="Arial" w:eastAsia="Calibri" w:hAnsi="Arial" w:cs="Arial"/>
            <w:lang w:eastAsia="es-MX"/>
          </w:rPr>
          <w:t xml:space="preserve"> Público de Concesiones </w:t>
        </w:r>
        <w:r w:rsidR="003A718C">
          <w:rPr>
            <w:rFonts w:ascii="Arial" w:eastAsia="Calibri" w:hAnsi="Arial" w:cs="Arial"/>
            <w:lang w:eastAsia="es-MX"/>
          </w:rPr>
          <w:t>del órgano regulador</w:t>
        </w:r>
        <w:r w:rsidR="003A718C">
          <w:t>.</w:t>
        </w:r>
      </w:ins>
      <w:del w:id="198" w:author="ARAMC" w:date="2026-01-20T09:54:00Z">
        <w:r w:rsidDel="003A718C">
          <w:delText xml:space="preserve">Registro de Tarifas del Instituto Federal de Telecomunicaciones, las cuales pueden ser consultadas en </w:delText>
        </w:r>
        <w:r w:rsidDel="003A718C">
          <w:fldChar w:fldCharType="begin"/>
        </w:r>
        <w:r w:rsidDel="003A718C">
          <w:delInstrText xml:space="preserve"> HYPERLINK "http://www.ift.org.mx/" \h </w:delInstrText>
        </w:r>
        <w:r w:rsidDel="003A718C">
          <w:fldChar w:fldCharType="separate"/>
        </w:r>
        <w:r w:rsidDel="003A718C">
          <w:delText>www.ift.org.mx.</w:delText>
        </w:r>
        <w:r w:rsidDel="003A718C">
          <w:fldChar w:fldCharType="end"/>
        </w:r>
      </w:del>
    </w:p>
    <w:p w14:paraId="1528D925" w14:textId="77777777" w:rsidR="00F806C4" w:rsidRDefault="00F806C4" w:rsidP="003A718C">
      <w:pPr>
        <w:pStyle w:val="Textoindependiente"/>
        <w:spacing w:before="202" w:line="242" w:lineRule="auto"/>
        <w:ind w:left="230" w:right="235"/>
        <w:jc w:val="both"/>
      </w:pPr>
    </w:p>
    <w:p w14:paraId="5B1F1411" w14:textId="77777777" w:rsidR="00F806C4" w:rsidRDefault="00DA3EC3">
      <w:pPr>
        <w:pStyle w:val="Textoindependiente"/>
        <w:spacing w:line="233" w:lineRule="auto"/>
        <w:ind w:left="230" w:right="230"/>
        <w:jc w:val="both"/>
        <w:rPr>
          <w:rFonts w:ascii="Arial" w:hAnsi="Arial"/>
          <w:b/>
        </w:rPr>
      </w:pPr>
      <w:r>
        <w:t>Las condiciones comerciales establecidas en este contrato, los planes, paquetes, las áreas o regiones geográficas con cobertura</w:t>
      </w:r>
      <w:r>
        <w:rPr>
          <w:spacing w:val="-1"/>
        </w:rPr>
        <w:t xml:space="preserve"> </w:t>
      </w:r>
      <w:r>
        <w:t xml:space="preserve">que tiene autorizado </w:t>
      </w:r>
      <w:r>
        <w:rPr>
          <w:rFonts w:ascii="Arial" w:hAnsi="Arial"/>
          <w:b/>
        </w:rPr>
        <w:t xml:space="preserve">“EL PROVEEDOR” </w:t>
      </w:r>
      <w:r>
        <w:t>pueden</w:t>
      </w:r>
      <w:r>
        <w:rPr>
          <w:spacing w:val="-1"/>
        </w:rPr>
        <w:t xml:space="preserve"> </w:t>
      </w:r>
      <w:r>
        <w:t>ser consultados en la página de</w:t>
      </w:r>
      <w:r>
        <w:rPr>
          <w:spacing w:val="-1"/>
        </w:rPr>
        <w:t xml:space="preserve"> </w:t>
      </w:r>
      <w:r>
        <w:t xml:space="preserve">internet </w:t>
      </w:r>
      <w:r>
        <w:fldChar w:fldCharType="begin"/>
      </w:r>
      <w:r>
        <w:instrText xml:space="preserve"> HYPERLINK "http://www.yanosconnect.mx/" \h </w:instrText>
      </w:r>
      <w:r>
        <w:fldChar w:fldCharType="separate"/>
      </w:r>
      <w:r>
        <w:rPr>
          <w:rFonts w:ascii="Arial" w:hAnsi="Arial"/>
          <w:b/>
          <w:u w:val="single"/>
        </w:rPr>
        <w:t>www.conectateya</w:t>
      </w:r>
      <w:r>
        <w:rPr>
          <w:rFonts w:ascii="Arial" w:hAnsi="Arial"/>
          <w:b/>
          <w:u w:val="single"/>
        </w:rPr>
        <w:fldChar w:fldCharType="end"/>
      </w:r>
      <w:r>
        <w:rPr>
          <w:rFonts w:ascii="Arial" w:hAnsi="Arial"/>
          <w:b/>
          <w:u w:val="single"/>
        </w:rPr>
        <w:t>.com/mx</w:t>
      </w:r>
    </w:p>
    <w:p w14:paraId="5251AFC9" w14:textId="77777777" w:rsidR="00F806C4" w:rsidRDefault="00F806C4">
      <w:pPr>
        <w:pStyle w:val="Textoindependiente"/>
        <w:spacing w:before="3"/>
        <w:rPr>
          <w:rFonts w:ascii="Arial" w:hAnsi="Arial"/>
          <w:b/>
        </w:rPr>
      </w:pPr>
    </w:p>
    <w:p w14:paraId="22D1832B" w14:textId="77777777" w:rsidR="00F806C4" w:rsidRDefault="00DA3EC3">
      <w:pPr>
        <w:pStyle w:val="Textoindependiente"/>
        <w:spacing w:before="1"/>
        <w:ind w:left="230" w:right="224"/>
        <w:jc w:val="both"/>
        <w:sectPr w:rsidR="00F806C4" w:rsidSect="0090578B">
          <w:footerReference w:type="even" r:id="rId17"/>
          <w:footerReference w:type="default" r:id="rId18"/>
          <w:footerReference w:type="first" r:id="rId19"/>
          <w:pgSz w:w="12240" w:h="15840"/>
          <w:pgMar w:top="2410" w:right="850" w:bottom="1200" w:left="850" w:header="568" w:footer="1014" w:gutter="0"/>
          <w:cols w:space="720"/>
          <w:formProt w:val="0"/>
          <w:docGrid w:linePitch="100"/>
          <w:sectPrChange w:id="203" w:author="ARAMC" w:date="2026-01-16T17:54:00Z">
            <w:sectPr w:rsidR="00F806C4" w:rsidSect="0090578B">
              <w:pgMar w:top="1440" w:right="850" w:bottom="1200" w:left="850" w:header="0" w:footer="1014" w:gutter="0"/>
            </w:sectPr>
          </w:sectPrChange>
        </w:sectPr>
      </w:pPr>
      <w:commentRangeStart w:id="204"/>
      <w:r>
        <w:rPr>
          <w:rFonts w:ascii="Arial" w:hAnsi="Arial"/>
          <w:b/>
        </w:rPr>
        <w:t>TERCERA.</w:t>
      </w:r>
      <w:r>
        <w:rPr>
          <w:rFonts w:ascii="Arial" w:hAnsi="Arial"/>
          <w:b/>
          <w:spacing w:val="-5"/>
        </w:rPr>
        <w:t xml:space="preserve"> </w:t>
      </w:r>
      <w:commentRangeEnd w:id="204"/>
      <w:r w:rsidR="003A718C">
        <w:rPr>
          <w:rStyle w:val="Refdecomentario"/>
        </w:rPr>
        <w:commentReference w:id="204"/>
      </w:r>
      <w:r>
        <w:t>Los</w:t>
      </w:r>
      <w:r>
        <w:rPr>
          <w:spacing w:val="-6"/>
        </w:rPr>
        <w:t xml:space="preserve"> </w:t>
      </w:r>
      <w:r>
        <w:t>aparatos</w:t>
      </w:r>
      <w:r>
        <w:rPr>
          <w:spacing w:val="-4"/>
        </w:rPr>
        <w:t xml:space="preserve"> </w:t>
      </w:r>
      <w:r>
        <w:t>y</w:t>
      </w:r>
      <w:r>
        <w:rPr>
          <w:spacing w:val="-6"/>
        </w:rPr>
        <w:t xml:space="preserve"> </w:t>
      </w:r>
      <w:r>
        <w:t>accesorios</w:t>
      </w:r>
      <w:r>
        <w:rPr>
          <w:spacing w:val="-6"/>
        </w:rPr>
        <w:t xml:space="preserve"> </w:t>
      </w:r>
      <w:r>
        <w:t>colocados</w:t>
      </w:r>
      <w:r>
        <w:rPr>
          <w:spacing w:val="-6"/>
        </w:rPr>
        <w:t xml:space="preserve"> </w:t>
      </w:r>
      <w:r>
        <w:t>para</w:t>
      </w:r>
      <w:r>
        <w:rPr>
          <w:spacing w:val="-5"/>
        </w:rPr>
        <w:t xml:space="preserve"> </w:t>
      </w:r>
      <w:r>
        <w:t>la</w:t>
      </w:r>
      <w:r>
        <w:rPr>
          <w:spacing w:val="-5"/>
        </w:rPr>
        <w:t xml:space="preserve"> </w:t>
      </w:r>
      <w:r>
        <w:t>prestación</w:t>
      </w:r>
      <w:r>
        <w:rPr>
          <w:spacing w:val="-6"/>
        </w:rPr>
        <w:t xml:space="preserve"> </w:t>
      </w:r>
      <w:r>
        <w:t>del</w:t>
      </w:r>
      <w:r>
        <w:rPr>
          <w:spacing w:val="-5"/>
        </w:rPr>
        <w:t xml:space="preserve"> </w:t>
      </w:r>
      <w:r>
        <w:t>servicio</w:t>
      </w:r>
      <w:r>
        <w:rPr>
          <w:spacing w:val="-5"/>
        </w:rPr>
        <w:t xml:space="preserve"> </w:t>
      </w:r>
      <w:r>
        <w:t>por</w:t>
      </w:r>
      <w:r>
        <w:rPr>
          <w:spacing w:val="-2"/>
        </w:rPr>
        <w:t xml:space="preserve"> </w:t>
      </w:r>
      <w:r>
        <w:rPr>
          <w:rFonts w:ascii="Arial" w:hAnsi="Arial"/>
          <w:b/>
        </w:rPr>
        <w:t>“EL</w:t>
      </w:r>
      <w:r>
        <w:rPr>
          <w:rFonts w:ascii="Arial" w:hAnsi="Arial"/>
          <w:b/>
          <w:spacing w:val="-5"/>
        </w:rPr>
        <w:t xml:space="preserve"> </w:t>
      </w:r>
      <w:r>
        <w:rPr>
          <w:rFonts w:ascii="Arial" w:hAnsi="Arial"/>
          <w:b/>
        </w:rPr>
        <w:t>PROVEEDOR”</w:t>
      </w:r>
      <w:r>
        <w:rPr>
          <w:rFonts w:ascii="Arial" w:hAnsi="Arial"/>
          <w:b/>
          <w:spacing w:val="-4"/>
        </w:rPr>
        <w:t xml:space="preserve"> </w:t>
      </w:r>
      <w:r>
        <w:t>en</w:t>
      </w:r>
      <w:r>
        <w:rPr>
          <w:spacing w:val="-5"/>
        </w:rPr>
        <w:t xml:space="preserve"> </w:t>
      </w:r>
      <w:r>
        <w:t>el</w:t>
      </w:r>
      <w:r>
        <w:rPr>
          <w:spacing w:val="-6"/>
        </w:rPr>
        <w:t xml:space="preserve"> </w:t>
      </w:r>
      <w:r>
        <w:t>domicilio</w:t>
      </w:r>
      <w:r>
        <w:rPr>
          <w:spacing w:val="-5"/>
        </w:rPr>
        <w:t xml:space="preserve"> </w:t>
      </w:r>
      <w:r>
        <w:t>de</w:t>
      </w:r>
      <w:r>
        <w:rPr>
          <w:spacing w:val="-3"/>
        </w:rPr>
        <w:t xml:space="preserve"> </w:t>
      </w:r>
      <w:r>
        <w:rPr>
          <w:rFonts w:ascii="Arial" w:hAnsi="Arial"/>
          <w:b/>
        </w:rPr>
        <w:t>“EL SUSCRIPTOR”</w:t>
      </w:r>
      <w:r>
        <w:rPr>
          <w:rFonts w:ascii="Arial" w:hAnsi="Arial"/>
          <w:b/>
          <w:spacing w:val="-13"/>
        </w:rPr>
        <w:t xml:space="preserve"> </w:t>
      </w:r>
      <w:r>
        <w:t>son</w:t>
      </w:r>
      <w:r>
        <w:rPr>
          <w:spacing w:val="-12"/>
        </w:rPr>
        <w:t xml:space="preserve"> </w:t>
      </w:r>
      <w:r>
        <w:t>exclusiva</w:t>
      </w:r>
      <w:r>
        <w:rPr>
          <w:spacing w:val="-13"/>
        </w:rPr>
        <w:t xml:space="preserve"> </w:t>
      </w:r>
      <w:r>
        <w:t>propiedad</w:t>
      </w:r>
      <w:r>
        <w:rPr>
          <w:spacing w:val="-12"/>
        </w:rPr>
        <w:t xml:space="preserve"> </w:t>
      </w:r>
      <w:r>
        <w:t>de</w:t>
      </w:r>
      <w:r>
        <w:rPr>
          <w:spacing w:val="-13"/>
        </w:rPr>
        <w:t xml:space="preserve"> </w:t>
      </w:r>
      <w:r>
        <w:rPr>
          <w:rFonts w:ascii="Arial" w:hAnsi="Arial"/>
          <w:b/>
        </w:rPr>
        <w:t>“EL</w:t>
      </w:r>
      <w:r>
        <w:rPr>
          <w:rFonts w:ascii="Arial" w:hAnsi="Arial"/>
          <w:b/>
          <w:spacing w:val="-13"/>
        </w:rPr>
        <w:t xml:space="preserve"> </w:t>
      </w:r>
      <w:r>
        <w:rPr>
          <w:rFonts w:ascii="Arial" w:hAnsi="Arial"/>
          <w:b/>
        </w:rPr>
        <w:t>PROVEEDOR”,</w:t>
      </w:r>
      <w:r>
        <w:rPr>
          <w:rFonts w:ascii="Arial" w:hAnsi="Arial"/>
          <w:b/>
          <w:spacing w:val="-12"/>
        </w:rPr>
        <w:t xml:space="preserve"> </w:t>
      </w:r>
      <w:r>
        <w:t>mismos</w:t>
      </w:r>
      <w:r>
        <w:rPr>
          <w:spacing w:val="-13"/>
        </w:rPr>
        <w:t xml:space="preserve"> </w:t>
      </w:r>
      <w:r>
        <w:t>que</w:t>
      </w:r>
      <w:r>
        <w:rPr>
          <w:spacing w:val="-12"/>
        </w:rPr>
        <w:t xml:space="preserve"> </w:t>
      </w:r>
      <w:r>
        <w:t>son</w:t>
      </w:r>
      <w:r>
        <w:rPr>
          <w:spacing w:val="-13"/>
        </w:rPr>
        <w:t xml:space="preserve"> </w:t>
      </w:r>
      <w:r>
        <w:t>otorgados</w:t>
      </w:r>
      <w:r>
        <w:rPr>
          <w:spacing w:val="-12"/>
        </w:rPr>
        <w:t xml:space="preserve"> </w:t>
      </w:r>
      <w:r>
        <w:t>en</w:t>
      </w:r>
      <w:r>
        <w:rPr>
          <w:spacing w:val="-13"/>
        </w:rPr>
        <w:t xml:space="preserve"> </w:t>
      </w:r>
      <w:r>
        <w:t>comodato.</w:t>
      </w:r>
      <w:r>
        <w:rPr>
          <w:spacing w:val="-12"/>
        </w:rPr>
        <w:t xml:space="preserve"> </w:t>
      </w:r>
      <w:r>
        <w:rPr>
          <w:rFonts w:ascii="Arial" w:hAnsi="Arial"/>
          <w:b/>
        </w:rPr>
        <w:t>“EL</w:t>
      </w:r>
      <w:r>
        <w:rPr>
          <w:rFonts w:ascii="Arial" w:hAnsi="Arial"/>
          <w:b/>
          <w:spacing w:val="-13"/>
        </w:rPr>
        <w:t xml:space="preserve"> </w:t>
      </w:r>
      <w:r>
        <w:rPr>
          <w:rFonts w:ascii="Arial" w:hAnsi="Arial"/>
          <w:b/>
        </w:rPr>
        <w:t xml:space="preserve">SUSCRIPTOR” </w:t>
      </w:r>
      <w:r>
        <w:t>se compromete a la guarda, custodia y conservación de lo(s) equipo(s), durante todo el tiempo que se encuentre en su poder</w:t>
      </w:r>
      <w:r>
        <w:rPr>
          <w:spacing w:val="40"/>
        </w:rPr>
        <w:t xml:space="preserve"> </w:t>
      </w:r>
      <w:r>
        <w:t xml:space="preserve">y hasta el momento en que el Equipo sea recibido de conformidad por </w:t>
      </w:r>
      <w:r>
        <w:rPr>
          <w:rFonts w:ascii="Arial" w:hAnsi="Arial"/>
          <w:b/>
        </w:rPr>
        <w:t xml:space="preserve">“EL PROVEEDOR” </w:t>
      </w:r>
      <w:r>
        <w:t>a la terminación del contrato.</w:t>
      </w:r>
    </w:p>
    <w:p w14:paraId="5AA1D798" w14:textId="77777777" w:rsidR="00F806C4" w:rsidRDefault="00DA3EC3">
      <w:pPr>
        <w:pStyle w:val="Textoindependiente"/>
        <w:spacing w:before="72" w:line="242" w:lineRule="auto"/>
        <w:ind w:left="230" w:right="227"/>
        <w:jc w:val="both"/>
      </w:pPr>
      <w:r>
        <w:t>En caso de terminación, rescisión o cancelación del presente Contrato, “</w:t>
      </w:r>
      <w:r>
        <w:rPr>
          <w:rFonts w:ascii="Arial" w:hAnsi="Arial"/>
          <w:b/>
        </w:rPr>
        <w:t>EL SUSCRIPTOR</w:t>
      </w:r>
      <w:r>
        <w:t xml:space="preserve">” se obliga a permitir a personal técnico de </w:t>
      </w:r>
      <w:r>
        <w:rPr>
          <w:rFonts w:ascii="Arial" w:hAnsi="Arial"/>
          <w:b/>
        </w:rPr>
        <w:t xml:space="preserve">“EL PROVEEDOR” </w:t>
      </w:r>
      <w:r>
        <w:t xml:space="preserve">a pasar al domicilio de </w:t>
      </w:r>
      <w:r>
        <w:rPr>
          <w:rFonts w:ascii="Arial" w:hAnsi="Arial"/>
          <w:b/>
        </w:rPr>
        <w:t xml:space="preserve">“EL SUSCRIPTOR” </w:t>
      </w:r>
      <w:r>
        <w:t>para retirar los equipos a más tardar dentro del plazo de 10 (diez) días naturales contados a partir de la fecha en que notifique la terminación del Contrato.</w:t>
      </w:r>
    </w:p>
    <w:p w14:paraId="4DD63E20" w14:textId="77777777" w:rsidR="006942B9" w:rsidRPr="00E93673" w:rsidRDefault="006942B9" w:rsidP="006942B9">
      <w:pPr>
        <w:pStyle w:val="Prrafodelista"/>
        <w:overflowPunct w:val="0"/>
        <w:autoSpaceDE w:val="0"/>
        <w:autoSpaceDN w:val="0"/>
        <w:adjustRightInd w:val="0"/>
        <w:spacing w:before="120" w:after="120"/>
        <w:jc w:val="both"/>
        <w:textAlignment w:val="baseline"/>
        <w:rPr>
          <w:ins w:id="205" w:author="ARAMC" w:date="2026-01-20T10:01:00Z"/>
          <w:rFonts w:ascii="Arial" w:eastAsia="Times New Roman" w:hAnsi="Arial" w:cs="Arial"/>
          <w:sz w:val="18"/>
          <w:szCs w:val="18"/>
          <w:lang w:eastAsia="es-ES"/>
        </w:rPr>
      </w:pPr>
      <w:ins w:id="206" w:author="ARAMC" w:date="2026-01-20T10:01:00Z">
        <w:r w:rsidRPr="00384E70">
          <w:rPr>
            <w:rFonts w:ascii="Arial" w:eastAsia="Times New Roman" w:hAnsi="Arial" w:cs="Arial"/>
            <w:sz w:val="18"/>
            <w:szCs w:val="18"/>
            <w:lang w:eastAsia="es-ES"/>
          </w:rPr>
          <w:t>En caso de que el equipo terminal se encuentre en reparación o mantenimiento, el PROVEEDOR debe suspender el cobro del SERVICIO por el periodo que dure la revisión, reparación y/o mantenimiento de dicho equipo terminal, excepto cuando el PROVEEDOR acredite que el SUSCRIPTOR está haciendo uso del servicio o le haya proporcionado un equipo sustituto.</w:t>
        </w:r>
      </w:ins>
    </w:p>
    <w:p w14:paraId="0DD8CD4B" w14:textId="77777777" w:rsidR="00F806C4" w:rsidRDefault="00F806C4">
      <w:pPr>
        <w:pStyle w:val="Textoindependiente"/>
      </w:pPr>
    </w:p>
    <w:p w14:paraId="51487F60" w14:textId="12871089" w:rsidR="00F806C4" w:rsidDel="003A718C" w:rsidRDefault="00DA3EC3">
      <w:pPr>
        <w:pStyle w:val="Textoindependiente"/>
        <w:spacing w:line="238" w:lineRule="auto"/>
        <w:ind w:left="230" w:right="223"/>
        <w:jc w:val="both"/>
        <w:rPr>
          <w:del w:id="207" w:author="ARAMC" w:date="2026-01-20T09:57:00Z"/>
        </w:rPr>
      </w:pPr>
      <w:del w:id="208" w:author="ARAMC" w:date="2026-01-20T09:57:00Z">
        <w:r w:rsidDel="003A718C">
          <w:delText>En caso de la devolución del</w:delText>
        </w:r>
        <w:r w:rsidDel="003A718C">
          <w:rPr>
            <w:spacing w:val="-1"/>
          </w:rPr>
          <w:delText xml:space="preserve"> </w:delText>
        </w:r>
        <w:r w:rsidDel="003A718C">
          <w:delText>Equipo, se proporcionará una</w:delText>
        </w:r>
        <w:r w:rsidDel="003A718C">
          <w:rPr>
            <w:spacing w:val="-1"/>
          </w:rPr>
          <w:delText xml:space="preserve"> </w:delText>
        </w:r>
        <w:r w:rsidDel="003A718C">
          <w:delText>nota de recepción, la cual deberá contener el número de teléfono, nombre de “</w:delText>
        </w:r>
        <w:r w:rsidDel="003A718C">
          <w:rPr>
            <w:rFonts w:ascii="Arial" w:hAnsi="Arial"/>
            <w:b/>
          </w:rPr>
          <w:delText>EL SUSCRIPTOR</w:delText>
        </w:r>
        <w:r w:rsidDel="003A718C">
          <w:delText>” y nombre de la persona que lo entrega y lo recibe.</w:delText>
        </w:r>
        <w:r w:rsidDel="003A718C">
          <w:rPr>
            <w:spacing w:val="-2"/>
          </w:rPr>
          <w:delText xml:space="preserve"> </w:delText>
        </w:r>
        <w:r w:rsidDel="003A718C">
          <w:rPr>
            <w:rFonts w:ascii="Arial" w:hAnsi="Arial"/>
            <w:b/>
          </w:rPr>
          <w:delText xml:space="preserve">“EL PROVEEDOR” </w:delText>
        </w:r>
        <w:r w:rsidDel="003A718C">
          <w:delText xml:space="preserve">se obliga a cancelar y devolver el pagaré suscrito en garantía del equipo establecido en el Anexo 1, al término del contrato siempre y cuando </w:delText>
        </w:r>
        <w:r w:rsidDel="003A718C">
          <w:rPr>
            <w:rFonts w:ascii="Arial" w:hAnsi="Arial"/>
            <w:b/>
          </w:rPr>
          <w:delText>EL SUSCRIPTOR</w:delText>
        </w:r>
        <w:r w:rsidDel="003A718C">
          <w:delText>” entregue el Equipo.</w:delText>
        </w:r>
      </w:del>
    </w:p>
    <w:p w14:paraId="654B6A80" w14:textId="62920D7E" w:rsidR="00F806C4" w:rsidDel="003A718C" w:rsidRDefault="00F806C4">
      <w:pPr>
        <w:pStyle w:val="Textoindependiente"/>
        <w:spacing w:before="1"/>
        <w:rPr>
          <w:del w:id="209" w:author="ARAMC" w:date="2026-01-20T09:57:00Z"/>
        </w:rPr>
      </w:pPr>
    </w:p>
    <w:p w14:paraId="1941AE88" w14:textId="28CC7AB6" w:rsidR="00F806C4" w:rsidDel="003A718C" w:rsidRDefault="00DA3EC3">
      <w:pPr>
        <w:pStyle w:val="Textoindependiente"/>
        <w:spacing w:before="1" w:line="242" w:lineRule="auto"/>
        <w:ind w:left="230" w:right="225"/>
        <w:jc w:val="both"/>
        <w:rPr>
          <w:del w:id="210" w:author="ARAMC" w:date="2026-01-20T09:57:00Z"/>
        </w:rPr>
      </w:pPr>
      <w:del w:id="211" w:author="ARAMC" w:date="2026-01-20T09:57:00Z">
        <w:r w:rsidDel="003A718C">
          <w:delText>En</w:delText>
        </w:r>
        <w:r w:rsidDel="003A718C">
          <w:rPr>
            <w:spacing w:val="-4"/>
          </w:rPr>
          <w:delText xml:space="preserve"> </w:delText>
        </w:r>
        <w:r w:rsidDel="003A718C">
          <w:delText>el</w:delText>
        </w:r>
        <w:r w:rsidDel="003A718C">
          <w:rPr>
            <w:spacing w:val="-4"/>
          </w:rPr>
          <w:delText xml:space="preserve"> </w:delText>
        </w:r>
        <w:r w:rsidDel="003A718C">
          <w:delText>supuesto</w:delText>
        </w:r>
        <w:r w:rsidDel="003A718C">
          <w:rPr>
            <w:spacing w:val="-4"/>
          </w:rPr>
          <w:delText xml:space="preserve"> </w:delText>
        </w:r>
        <w:r w:rsidDel="003A718C">
          <w:delText xml:space="preserve">que </w:delText>
        </w:r>
        <w:r w:rsidDel="003A718C">
          <w:rPr>
            <w:rFonts w:ascii="Arial" w:hAnsi="Arial"/>
            <w:b/>
          </w:rPr>
          <w:delText>EL</w:delText>
        </w:r>
        <w:r w:rsidDel="003A718C">
          <w:rPr>
            <w:rFonts w:ascii="Arial" w:hAnsi="Arial"/>
            <w:b/>
            <w:spacing w:val="-4"/>
          </w:rPr>
          <w:delText xml:space="preserve"> </w:delText>
        </w:r>
        <w:r w:rsidDel="003A718C">
          <w:rPr>
            <w:rFonts w:ascii="Arial" w:hAnsi="Arial"/>
            <w:b/>
          </w:rPr>
          <w:delText>SUSCRIPTOR</w:delText>
        </w:r>
        <w:r w:rsidDel="003A718C">
          <w:delText>”</w:delText>
        </w:r>
        <w:r w:rsidDel="003A718C">
          <w:rPr>
            <w:spacing w:val="-4"/>
          </w:rPr>
          <w:delText xml:space="preserve"> </w:delText>
        </w:r>
        <w:r w:rsidDel="003A718C">
          <w:delText>no</w:delText>
        </w:r>
        <w:r w:rsidDel="003A718C">
          <w:rPr>
            <w:spacing w:val="-4"/>
          </w:rPr>
          <w:delText xml:space="preserve"> </w:delText>
        </w:r>
        <w:r w:rsidDel="003A718C">
          <w:delText>devuelva</w:delText>
        </w:r>
        <w:r w:rsidDel="003A718C">
          <w:rPr>
            <w:spacing w:val="-4"/>
          </w:rPr>
          <w:delText xml:space="preserve"> </w:delText>
        </w:r>
        <w:r w:rsidDel="003A718C">
          <w:delText>los</w:delText>
        </w:r>
        <w:r w:rsidDel="003A718C">
          <w:rPr>
            <w:spacing w:val="-6"/>
          </w:rPr>
          <w:delText xml:space="preserve"> </w:delText>
        </w:r>
        <w:r w:rsidDel="003A718C">
          <w:delText>equipos</w:delText>
        </w:r>
        <w:r w:rsidDel="003A718C">
          <w:rPr>
            <w:spacing w:val="-3"/>
          </w:rPr>
          <w:delText xml:space="preserve"> </w:delText>
        </w:r>
        <w:r w:rsidDel="003A718C">
          <w:delText>a</w:delText>
        </w:r>
        <w:r w:rsidDel="003A718C">
          <w:rPr>
            <w:spacing w:val="-1"/>
          </w:rPr>
          <w:delText xml:space="preserve"> </w:delText>
        </w:r>
        <w:r w:rsidDel="003A718C">
          <w:rPr>
            <w:rFonts w:ascii="Arial" w:hAnsi="Arial"/>
            <w:b/>
          </w:rPr>
          <w:delText>“EL</w:delText>
        </w:r>
        <w:r w:rsidDel="003A718C">
          <w:rPr>
            <w:rFonts w:ascii="Arial" w:hAnsi="Arial"/>
            <w:b/>
            <w:spacing w:val="-4"/>
          </w:rPr>
          <w:delText xml:space="preserve"> </w:delText>
        </w:r>
        <w:r w:rsidDel="003A718C">
          <w:rPr>
            <w:rFonts w:ascii="Arial" w:hAnsi="Arial"/>
            <w:b/>
          </w:rPr>
          <w:delText>PROVEEDOR”</w:delText>
        </w:r>
        <w:r w:rsidDel="003A718C">
          <w:rPr>
            <w:rFonts w:ascii="Arial" w:hAnsi="Arial"/>
            <w:b/>
            <w:spacing w:val="-1"/>
          </w:rPr>
          <w:delText xml:space="preserve"> </w:delText>
        </w:r>
        <w:r w:rsidDel="003A718C">
          <w:delText>por</w:delText>
        </w:r>
        <w:r w:rsidDel="003A718C">
          <w:rPr>
            <w:spacing w:val="-4"/>
          </w:rPr>
          <w:delText xml:space="preserve"> </w:delText>
        </w:r>
        <w:r w:rsidDel="003A718C">
          <w:delText>terminación</w:delText>
        </w:r>
        <w:r w:rsidDel="003A718C">
          <w:rPr>
            <w:spacing w:val="-4"/>
          </w:rPr>
          <w:delText xml:space="preserve"> </w:delText>
        </w:r>
        <w:r w:rsidDel="003A718C">
          <w:delText>anticipada</w:delText>
        </w:r>
        <w:r w:rsidDel="003A718C">
          <w:rPr>
            <w:spacing w:val="-4"/>
          </w:rPr>
          <w:delText xml:space="preserve"> </w:delText>
        </w:r>
        <w:r w:rsidDel="003A718C">
          <w:delText>del</w:delText>
        </w:r>
        <w:r w:rsidDel="003A718C">
          <w:rPr>
            <w:spacing w:val="-4"/>
          </w:rPr>
          <w:delText xml:space="preserve"> </w:delText>
        </w:r>
        <w:r w:rsidDel="003A718C">
          <w:delText xml:space="preserve">contrato, este podrá hacer valer el pagaré establecido en el Anexo 1. Asimismo </w:delText>
        </w:r>
        <w:r w:rsidDel="003A718C">
          <w:rPr>
            <w:rFonts w:ascii="Arial" w:hAnsi="Arial"/>
            <w:b/>
          </w:rPr>
          <w:delText xml:space="preserve">“EL PROVEEDOR” </w:delText>
        </w:r>
        <w:r w:rsidDel="003A718C">
          <w:delText xml:space="preserve">se obliga a cancelar el título de crédito suscrito en garantía del Equipo establecido en el Anexo 1, al término del contrato. EL </w:delText>
        </w:r>
        <w:r w:rsidDel="003A718C">
          <w:rPr>
            <w:rFonts w:ascii="Arial" w:hAnsi="Arial"/>
            <w:b/>
          </w:rPr>
          <w:delText>“EL PROVEEDOR”</w:delText>
        </w:r>
        <w:r w:rsidDel="003A718C">
          <w:delText>, por ningún motivo hará uso del título de crédito correspondiente al término del contrato, so pena de las sanciones establecidas en la normatividad aplicable.</w:delText>
        </w:r>
      </w:del>
    </w:p>
    <w:p w14:paraId="07D15ED1" w14:textId="77777777" w:rsidR="00F806C4" w:rsidRDefault="00DA3EC3">
      <w:pPr>
        <w:pStyle w:val="Textoindependiente"/>
        <w:spacing w:before="198"/>
        <w:ind w:left="230" w:right="226"/>
        <w:jc w:val="both"/>
      </w:pPr>
      <w:r>
        <w:rPr>
          <w:rFonts w:ascii="Arial" w:hAnsi="Arial"/>
          <w:b/>
        </w:rPr>
        <w:t xml:space="preserve">CUARTA. </w:t>
      </w:r>
      <w:r>
        <w:t xml:space="preserve">La vigencia del presente contrato será indefinida. </w:t>
      </w:r>
      <w:r>
        <w:rPr>
          <w:rFonts w:ascii="Arial" w:hAnsi="Arial"/>
          <w:b/>
        </w:rPr>
        <w:t xml:space="preserve">“EL SUSCRIPTOR”, </w:t>
      </w:r>
      <w:r>
        <w:t>podrá darlo por terminado en cualquier momento,</w:t>
      </w:r>
      <w:r>
        <w:rPr>
          <w:spacing w:val="-11"/>
        </w:rPr>
        <w:t xml:space="preserve"> </w:t>
      </w:r>
      <w:r>
        <w:t>sin</w:t>
      </w:r>
      <w:r>
        <w:rPr>
          <w:spacing w:val="-11"/>
        </w:rPr>
        <w:t xml:space="preserve"> </w:t>
      </w:r>
      <w:r>
        <w:t>penalidad</w:t>
      </w:r>
      <w:r>
        <w:rPr>
          <w:spacing w:val="-11"/>
        </w:rPr>
        <w:t xml:space="preserve"> </w:t>
      </w:r>
      <w:r>
        <w:t>alguna,</w:t>
      </w:r>
      <w:r>
        <w:rPr>
          <w:spacing w:val="-11"/>
        </w:rPr>
        <w:t xml:space="preserve"> </w:t>
      </w:r>
      <w:r>
        <w:t>mediante</w:t>
      </w:r>
      <w:r>
        <w:rPr>
          <w:spacing w:val="-11"/>
        </w:rPr>
        <w:t xml:space="preserve"> </w:t>
      </w:r>
      <w:r>
        <w:t>simple</w:t>
      </w:r>
      <w:r>
        <w:rPr>
          <w:spacing w:val="-11"/>
        </w:rPr>
        <w:t xml:space="preserve"> </w:t>
      </w:r>
      <w:r>
        <w:t>aviso</w:t>
      </w:r>
      <w:r>
        <w:rPr>
          <w:spacing w:val="-11"/>
        </w:rPr>
        <w:t xml:space="preserve"> </w:t>
      </w:r>
      <w:r>
        <w:t>en</w:t>
      </w:r>
      <w:r>
        <w:rPr>
          <w:spacing w:val="-11"/>
        </w:rPr>
        <w:t xml:space="preserve"> </w:t>
      </w:r>
      <w:r>
        <w:t>el</w:t>
      </w:r>
      <w:r>
        <w:rPr>
          <w:spacing w:val="-11"/>
        </w:rPr>
        <w:t xml:space="preserve"> </w:t>
      </w:r>
      <w:r>
        <w:t>domicilio</w:t>
      </w:r>
      <w:r>
        <w:rPr>
          <w:spacing w:val="-11"/>
        </w:rPr>
        <w:t xml:space="preserve"> </w:t>
      </w:r>
      <w:r>
        <w:t>de</w:t>
      </w:r>
      <w:r>
        <w:rPr>
          <w:spacing w:val="-6"/>
        </w:rPr>
        <w:t xml:space="preserve"> </w:t>
      </w:r>
      <w:r>
        <w:rPr>
          <w:rFonts w:ascii="Arial" w:hAnsi="Arial"/>
          <w:b/>
        </w:rPr>
        <w:t>“EL</w:t>
      </w:r>
      <w:r>
        <w:rPr>
          <w:rFonts w:ascii="Arial" w:hAnsi="Arial"/>
          <w:b/>
          <w:spacing w:val="-11"/>
        </w:rPr>
        <w:t xml:space="preserve"> </w:t>
      </w:r>
      <w:r>
        <w:rPr>
          <w:rFonts w:ascii="Arial" w:hAnsi="Arial"/>
          <w:b/>
        </w:rPr>
        <w:t>PROVEEDOR”</w:t>
      </w:r>
      <w:r>
        <w:rPr>
          <w:rFonts w:ascii="Arial" w:hAnsi="Arial"/>
          <w:b/>
          <w:spacing w:val="-10"/>
        </w:rPr>
        <w:t xml:space="preserve"> </w:t>
      </w:r>
      <w:r>
        <w:t>y/o</w:t>
      </w:r>
      <w:r>
        <w:rPr>
          <w:spacing w:val="-11"/>
        </w:rPr>
        <w:t xml:space="preserve"> </w:t>
      </w:r>
      <w:r>
        <w:t>vía</w:t>
      </w:r>
      <w:r>
        <w:rPr>
          <w:spacing w:val="-11"/>
        </w:rPr>
        <w:t xml:space="preserve"> </w:t>
      </w:r>
      <w:r>
        <w:t>correo</w:t>
      </w:r>
      <w:r>
        <w:rPr>
          <w:spacing w:val="-11"/>
        </w:rPr>
        <w:t xml:space="preserve"> </w:t>
      </w:r>
      <w:r>
        <w:t>electrónico</w:t>
      </w:r>
      <w:r>
        <w:rPr>
          <w:spacing w:val="-11"/>
        </w:rPr>
        <w:t xml:space="preserve"> </w:t>
      </w:r>
      <w:r>
        <w:t xml:space="preserve">enviado a </w:t>
      </w:r>
      <w:r>
        <w:rPr>
          <w:rFonts w:ascii="Arial" w:hAnsi="Arial"/>
          <w:b/>
        </w:rPr>
        <w:t xml:space="preserve">“EL PROVEEDOR” </w:t>
      </w:r>
      <w:r>
        <w:t>el cual dará por terminado el contrato de forma inmediata.</w:t>
      </w:r>
    </w:p>
    <w:p w14:paraId="062F2F60" w14:textId="77777777" w:rsidR="00F806C4" w:rsidRDefault="00F806C4">
      <w:pPr>
        <w:pStyle w:val="Textoindependiente"/>
      </w:pPr>
    </w:p>
    <w:p w14:paraId="5B39393C" w14:textId="77777777" w:rsidR="00F806C4" w:rsidRDefault="00DA3EC3">
      <w:pPr>
        <w:ind w:left="230" w:right="224"/>
        <w:jc w:val="both"/>
        <w:rPr>
          <w:rFonts w:ascii="Arial" w:hAnsi="Arial"/>
          <w:b/>
          <w:sz w:val="18"/>
        </w:rPr>
      </w:pPr>
      <w:r>
        <w:rPr>
          <w:sz w:val="18"/>
        </w:rPr>
        <w:t xml:space="preserve">La cancelación en el servicio por parte de </w:t>
      </w:r>
      <w:r>
        <w:rPr>
          <w:rFonts w:ascii="Arial" w:hAnsi="Arial"/>
          <w:b/>
          <w:sz w:val="18"/>
        </w:rPr>
        <w:t xml:space="preserve">“EL SUSCRIPTOR” </w:t>
      </w:r>
      <w:r>
        <w:rPr>
          <w:sz w:val="18"/>
        </w:rPr>
        <w:t xml:space="preserve">no lo exime del pago de las cantidades adeudadas a </w:t>
      </w:r>
      <w:r>
        <w:rPr>
          <w:rFonts w:ascii="Arial" w:hAnsi="Arial"/>
          <w:b/>
          <w:sz w:val="18"/>
        </w:rPr>
        <w:t xml:space="preserve">“EL </w:t>
      </w:r>
      <w:r>
        <w:rPr>
          <w:rFonts w:ascii="Arial" w:hAnsi="Arial"/>
          <w:b/>
          <w:spacing w:val="-2"/>
          <w:sz w:val="18"/>
        </w:rPr>
        <w:t>PROVEEDOR”.</w:t>
      </w:r>
    </w:p>
    <w:p w14:paraId="3D5597F3" w14:textId="77777777" w:rsidR="00F806C4" w:rsidRDefault="00DA3EC3">
      <w:pPr>
        <w:pStyle w:val="Textoindependiente"/>
        <w:spacing w:before="206" w:line="242" w:lineRule="auto"/>
        <w:ind w:left="230" w:right="227"/>
        <w:jc w:val="both"/>
      </w:pPr>
      <w:r>
        <w:rPr>
          <w:rFonts w:ascii="Arial" w:hAnsi="Arial"/>
          <w:b/>
        </w:rPr>
        <w:t xml:space="preserve">QUINTA. </w:t>
      </w:r>
      <w:r>
        <w:t xml:space="preserve">El </w:t>
      </w:r>
      <w:commentRangeStart w:id="212"/>
      <w:r>
        <w:t xml:space="preserve">pago de la mensualidad señalada en la </w:t>
      </w:r>
      <w:commentRangeEnd w:id="212"/>
      <w:r w:rsidR="00195D77">
        <w:rPr>
          <w:rStyle w:val="Refdecomentario"/>
        </w:rPr>
        <w:commentReference w:id="212"/>
      </w:r>
      <w:r>
        <w:t xml:space="preserve">carátula, </w:t>
      </w:r>
      <w:r>
        <w:rPr>
          <w:rFonts w:ascii="Arial" w:hAnsi="Arial"/>
          <w:b/>
        </w:rPr>
        <w:t xml:space="preserve">“EL SUSCRIPTOR”, </w:t>
      </w:r>
      <w:r>
        <w:t>deberá hacerlo en los días naturales del inicio</w:t>
      </w:r>
      <w:r>
        <w:rPr>
          <w:spacing w:val="-8"/>
        </w:rPr>
        <w:t xml:space="preserve"> </w:t>
      </w:r>
      <w:r>
        <w:t>de</w:t>
      </w:r>
      <w:r>
        <w:rPr>
          <w:spacing w:val="-10"/>
        </w:rPr>
        <w:t xml:space="preserve"> </w:t>
      </w:r>
      <w:r>
        <w:t>su</w:t>
      </w:r>
      <w:r>
        <w:rPr>
          <w:spacing w:val="-8"/>
        </w:rPr>
        <w:t xml:space="preserve"> </w:t>
      </w:r>
      <w:r>
        <w:t>ciclo</w:t>
      </w:r>
      <w:r>
        <w:rPr>
          <w:spacing w:val="-8"/>
        </w:rPr>
        <w:t xml:space="preserve"> </w:t>
      </w:r>
      <w:r>
        <w:t>de</w:t>
      </w:r>
      <w:r>
        <w:rPr>
          <w:spacing w:val="-8"/>
        </w:rPr>
        <w:t xml:space="preserve"> </w:t>
      </w:r>
      <w:r>
        <w:t>servicio</w:t>
      </w:r>
      <w:r>
        <w:rPr>
          <w:spacing w:val="-10"/>
        </w:rPr>
        <w:t xml:space="preserve"> </w:t>
      </w:r>
      <w:r>
        <w:t>mensual</w:t>
      </w:r>
      <w:r>
        <w:rPr>
          <w:spacing w:val="-8"/>
        </w:rPr>
        <w:t xml:space="preserve"> </w:t>
      </w:r>
      <w:r>
        <w:t>de</w:t>
      </w:r>
      <w:r>
        <w:rPr>
          <w:spacing w:val="-8"/>
        </w:rPr>
        <w:t xml:space="preserve"> </w:t>
      </w:r>
      <w:r>
        <w:t>la</w:t>
      </w:r>
      <w:r>
        <w:rPr>
          <w:spacing w:val="-8"/>
        </w:rPr>
        <w:t xml:space="preserve"> </w:t>
      </w:r>
      <w:r>
        <w:t>forma</w:t>
      </w:r>
      <w:r>
        <w:rPr>
          <w:spacing w:val="-8"/>
        </w:rPr>
        <w:t xml:space="preserve"> </w:t>
      </w:r>
      <w:r>
        <w:t>establecida</w:t>
      </w:r>
      <w:r>
        <w:rPr>
          <w:spacing w:val="-10"/>
        </w:rPr>
        <w:t xml:space="preserve"> </w:t>
      </w:r>
      <w:r>
        <w:t>en</w:t>
      </w:r>
      <w:r>
        <w:rPr>
          <w:spacing w:val="-8"/>
        </w:rPr>
        <w:t xml:space="preserve"> </w:t>
      </w:r>
      <w:r>
        <w:t>la</w:t>
      </w:r>
      <w:r>
        <w:rPr>
          <w:spacing w:val="-8"/>
        </w:rPr>
        <w:t xml:space="preserve"> </w:t>
      </w:r>
      <w:r>
        <w:t>carátula</w:t>
      </w:r>
      <w:r>
        <w:rPr>
          <w:spacing w:val="-8"/>
        </w:rPr>
        <w:t xml:space="preserve"> </w:t>
      </w:r>
      <w:r>
        <w:t>de</w:t>
      </w:r>
      <w:r>
        <w:rPr>
          <w:spacing w:val="-8"/>
        </w:rPr>
        <w:t xml:space="preserve"> </w:t>
      </w:r>
      <w:r>
        <w:t>este</w:t>
      </w:r>
      <w:r>
        <w:rPr>
          <w:spacing w:val="-8"/>
        </w:rPr>
        <w:t xml:space="preserve"> </w:t>
      </w:r>
      <w:r>
        <w:t>contrato.</w:t>
      </w:r>
      <w:r>
        <w:rPr>
          <w:spacing w:val="-8"/>
        </w:rPr>
        <w:t xml:space="preserve"> </w:t>
      </w:r>
      <w:r>
        <w:t>Entregando</w:t>
      </w:r>
      <w:r>
        <w:rPr>
          <w:spacing w:val="-8"/>
        </w:rPr>
        <w:t xml:space="preserve"> </w:t>
      </w:r>
      <w:r>
        <w:t>a</w:t>
      </w:r>
      <w:r>
        <w:rPr>
          <w:spacing w:val="-6"/>
        </w:rPr>
        <w:t xml:space="preserve"> </w:t>
      </w:r>
      <w:r>
        <w:rPr>
          <w:rFonts w:ascii="Arial" w:hAnsi="Arial"/>
          <w:b/>
        </w:rPr>
        <w:t>“EL</w:t>
      </w:r>
      <w:r>
        <w:rPr>
          <w:rFonts w:ascii="Arial" w:hAnsi="Arial"/>
          <w:b/>
          <w:spacing w:val="-8"/>
        </w:rPr>
        <w:t xml:space="preserve"> </w:t>
      </w:r>
      <w:r>
        <w:rPr>
          <w:rFonts w:ascii="Arial" w:hAnsi="Arial"/>
          <w:b/>
        </w:rPr>
        <w:t xml:space="preserve">SUSCRIPTOR” </w:t>
      </w:r>
      <w:r>
        <w:t>el comprobante fiscal correspondiente a dicho pago.</w:t>
      </w:r>
    </w:p>
    <w:p w14:paraId="17B3275C" w14:textId="77777777" w:rsidR="00F806C4" w:rsidRDefault="00DA3EC3">
      <w:pPr>
        <w:pStyle w:val="Textoindependiente"/>
        <w:spacing w:before="200" w:line="247" w:lineRule="auto"/>
        <w:ind w:left="230" w:right="230"/>
        <w:jc w:val="both"/>
      </w:pPr>
      <w:r>
        <w:rPr>
          <w:rFonts w:ascii="Arial" w:hAnsi="Arial"/>
          <w:b/>
        </w:rPr>
        <w:t>“EL PROVEEDOR”</w:t>
      </w:r>
      <w:r>
        <w:t xml:space="preserve">, notificará por cualquier medio a </w:t>
      </w:r>
      <w:r>
        <w:rPr>
          <w:rFonts w:ascii="Arial" w:hAnsi="Arial"/>
          <w:b/>
        </w:rPr>
        <w:t>“EL SUSCRIPTOR”</w:t>
      </w:r>
      <w:r>
        <w:t>, incluido el electrónico, de cualquier cambio en las condiciones originalmente contratadas.</w:t>
      </w:r>
    </w:p>
    <w:p w14:paraId="4EF9C558" w14:textId="6CE616B9" w:rsidR="00F806C4" w:rsidRDefault="00DA3EC3">
      <w:pPr>
        <w:pStyle w:val="Textoindependiente"/>
        <w:spacing w:before="196"/>
        <w:ind w:left="230" w:right="226"/>
        <w:jc w:val="both"/>
      </w:pPr>
      <w:r>
        <w:rPr>
          <w:rFonts w:ascii="Arial" w:hAnsi="Arial"/>
          <w:b/>
        </w:rPr>
        <w:t>“EL PROVEEDOR”</w:t>
      </w:r>
      <w:r>
        <w:t xml:space="preserve">, cuando realice actualizaciones tarifarias y esto implique un aumento en el precio de la prestación del servicio y/o disminución en el número de servicios originalmente contratados, tendrá la obligación de notificar a </w:t>
      </w:r>
      <w:r>
        <w:rPr>
          <w:rFonts w:ascii="Arial" w:hAnsi="Arial"/>
          <w:b/>
        </w:rPr>
        <w:t xml:space="preserve">“EL SUSCRIPTOR” </w:t>
      </w:r>
      <w:r>
        <w:t>con</w:t>
      </w:r>
      <w:r>
        <w:rPr>
          <w:spacing w:val="-4"/>
        </w:rPr>
        <w:t xml:space="preserve"> </w:t>
      </w:r>
      <w:r>
        <w:t>al</w:t>
      </w:r>
      <w:r>
        <w:rPr>
          <w:spacing w:val="-4"/>
        </w:rPr>
        <w:t xml:space="preserve"> </w:t>
      </w:r>
      <w:commentRangeStart w:id="213"/>
      <w:r>
        <w:t>menos</w:t>
      </w:r>
      <w:r>
        <w:rPr>
          <w:spacing w:val="-3"/>
        </w:rPr>
        <w:t xml:space="preserve"> </w:t>
      </w:r>
      <w:del w:id="214" w:author="ARAMC" w:date="2026-01-19T19:33:00Z">
        <w:r w:rsidDel="00195D77">
          <w:delText>15</w:delText>
        </w:r>
        <w:r w:rsidDel="00195D77">
          <w:rPr>
            <w:spacing w:val="-2"/>
          </w:rPr>
          <w:delText xml:space="preserve"> </w:delText>
        </w:r>
      </w:del>
      <w:ins w:id="215" w:author="ARAMC" w:date="2026-01-19T19:33:00Z">
        <w:r w:rsidR="00195D77">
          <w:t>30</w:t>
        </w:r>
        <w:r w:rsidR="00195D77">
          <w:rPr>
            <w:spacing w:val="-2"/>
          </w:rPr>
          <w:t xml:space="preserve"> </w:t>
        </w:r>
      </w:ins>
      <w:r>
        <w:t>días</w:t>
      </w:r>
      <w:r>
        <w:rPr>
          <w:spacing w:val="-4"/>
        </w:rPr>
        <w:t xml:space="preserve"> </w:t>
      </w:r>
      <w:r>
        <w:t>naturales</w:t>
      </w:r>
      <w:r>
        <w:rPr>
          <w:spacing w:val="-4"/>
        </w:rPr>
        <w:t xml:space="preserve"> </w:t>
      </w:r>
      <w:commentRangeEnd w:id="213"/>
      <w:r w:rsidR="001F6D39">
        <w:rPr>
          <w:rStyle w:val="Refdecomentario"/>
        </w:rPr>
        <w:commentReference w:id="213"/>
      </w:r>
      <w:r>
        <w:t>de</w:t>
      </w:r>
      <w:r>
        <w:rPr>
          <w:spacing w:val="-4"/>
        </w:rPr>
        <w:t xml:space="preserve"> </w:t>
      </w:r>
      <w:r>
        <w:t>anticipación</w:t>
      </w:r>
      <w:r>
        <w:rPr>
          <w:spacing w:val="-2"/>
        </w:rPr>
        <w:t xml:space="preserve"> </w:t>
      </w:r>
      <w:r>
        <w:t>a</w:t>
      </w:r>
      <w:r>
        <w:rPr>
          <w:spacing w:val="-4"/>
        </w:rPr>
        <w:t xml:space="preserve"> </w:t>
      </w:r>
      <w:r>
        <w:t>que</w:t>
      </w:r>
      <w:r>
        <w:rPr>
          <w:spacing w:val="-4"/>
        </w:rPr>
        <w:t xml:space="preserve"> </w:t>
      </w:r>
      <w:r>
        <w:t>se</w:t>
      </w:r>
      <w:r>
        <w:rPr>
          <w:spacing w:val="-4"/>
        </w:rPr>
        <w:t xml:space="preserve"> </w:t>
      </w:r>
      <w:r>
        <w:t>lleve</w:t>
      </w:r>
      <w:r>
        <w:rPr>
          <w:spacing w:val="-4"/>
        </w:rPr>
        <w:t xml:space="preserve"> </w:t>
      </w:r>
      <w:r>
        <w:t>a</w:t>
      </w:r>
      <w:r>
        <w:rPr>
          <w:spacing w:val="-4"/>
        </w:rPr>
        <w:t xml:space="preserve"> </w:t>
      </w:r>
      <w:r>
        <w:t>cabo</w:t>
      </w:r>
      <w:r>
        <w:rPr>
          <w:spacing w:val="-2"/>
        </w:rPr>
        <w:t xml:space="preserve"> </w:t>
      </w:r>
      <w:r>
        <w:t>dicha</w:t>
      </w:r>
      <w:r>
        <w:rPr>
          <w:spacing w:val="-4"/>
        </w:rPr>
        <w:t xml:space="preserve"> </w:t>
      </w:r>
      <w:r>
        <w:t xml:space="preserve">modificación, </w:t>
      </w:r>
      <w:r>
        <w:rPr>
          <w:rFonts w:ascii="Arial" w:hAnsi="Arial"/>
          <w:b/>
        </w:rPr>
        <w:t>“EL</w:t>
      </w:r>
      <w:r>
        <w:rPr>
          <w:rFonts w:ascii="Arial" w:hAnsi="Arial"/>
          <w:b/>
          <w:spacing w:val="-2"/>
        </w:rPr>
        <w:t xml:space="preserve"> </w:t>
      </w:r>
      <w:r>
        <w:rPr>
          <w:rFonts w:ascii="Arial" w:hAnsi="Arial"/>
          <w:b/>
        </w:rPr>
        <w:t xml:space="preserve">SUSCRIPTOR” </w:t>
      </w:r>
      <w:r>
        <w:t>podrá solicitar el cumplimiento forzoso y en caso de que no lo cumpla rescindir el mismo, dando por terminado el contrato sin penalidad alguna dentro</w:t>
      </w:r>
      <w:r>
        <w:rPr>
          <w:spacing w:val="-1"/>
        </w:rPr>
        <w:t xml:space="preserve"> </w:t>
      </w:r>
      <w:r>
        <w:t>de</w:t>
      </w:r>
      <w:r>
        <w:rPr>
          <w:spacing w:val="-2"/>
        </w:rPr>
        <w:t xml:space="preserve"> </w:t>
      </w:r>
      <w:r>
        <w:t>los 60</w:t>
      </w:r>
      <w:r>
        <w:rPr>
          <w:spacing w:val="-2"/>
        </w:rPr>
        <w:t xml:space="preserve"> </w:t>
      </w:r>
      <w:r>
        <w:t>días naturales</w:t>
      </w:r>
      <w:r>
        <w:rPr>
          <w:spacing w:val="-1"/>
        </w:rPr>
        <w:t xml:space="preserve"> </w:t>
      </w:r>
      <w:r>
        <w:t>siguientes</w:t>
      </w:r>
      <w:r>
        <w:rPr>
          <w:spacing w:val="-1"/>
        </w:rPr>
        <w:t xml:space="preserve"> </w:t>
      </w:r>
      <w:r>
        <w:t>a que</w:t>
      </w:r>
      <w:r>
        <w:rPr>
          <w:spacing w:val="-2"/>
        </w:rPr>
        <w:t xml:space="preserve"> </w:t>
      </w:r>
      <w:r>
        <w:t>entren en vigor</w:t>
      </w:r>
      <w:r>
        <w:rPr>
          <w:spacing w:val="-2"/>
        </w:rPr>
        <w:t xml:space="preserve"> </w:t>
      </w:r>
      <w:r>
        <w:t>dichas</w:t>
      </w:r>
      <w:r>
        <w:rPr>
          <w:spacing w:val="-1"/>
        </w:rPr>
        <w:t xml:space="preserve"> </w:t>
      </w:r>
      <w:r>
        <w:t>modificaciones,</w:t>
      </w:r>
      <w:r>
        <w:rPr>
          <w:spacing w:val="-2"/>
        </w:rPr>
        <w:t xml:space="preserve"> </w:t>
      </w:r>
      <w:r>
        <w:t>independientemente de las acciones legales que correspondan para su cumplimiento.</w:t>
      </w:r>
    </w:p>
    <w:p w14:paraId="5F14A166" w14:textId="77777777" w:rsidR="00F806C4" w:rsidRDefault="00F806C4">
      <w:pPr>
        <w:pStyle w:val="Textoindependiente"/>
        <w:spacing w:before="5"/>
      </w:pPr>
    </w:p>
    <w:p w14:paraId="3580BD7E" w14:textId="77777777" w:rsidR="00F806C4" w:rsidRDefault="00DA3EC3">
      <w:pPr>
        <w:pStyle w:val="Textoindependiente"/>
        <w:spacing w:before="1"/>
        <w:ind w:left="230" w:right="266"/>
        <w:jc w:val="both"/>
      </w:pPr>
      <w:r>
        <w:t>Los proveedores no podrán incrementar</w:t>
      </w:r>
      <w:r>
        <w:rPr>
          <w:spacing w:val="-1"/>
        </w:rPr>
        <w:t xml:space="preserve"> </w:t>
      </w:r>
      <w:r>
        <w:t xml:space="preserve">injustificadamente precios por fenómenos naturales, meteorológicos o contingencias </w:t>
      </w:r>
      <w:r>
        <w:rPr>
          <w:spacing w:val="-2"/>
        </w:rPr>
        <w:t>sanitarias</w:t>
      </w:r>
    </w:p>
    <w:p w14:paraId="26F252C8" w14:textId="77777777" w:rsidR="00F806C4" w:rsidRDefault="00DA3EC3">
      <w:pPr>
        <w:pStyle w:val="Textoindependiente"/>
        <w:spacing w:before="200"/>
        <w:ind w:left="230" w:right="223"/>
        <w:jc w:val="both"/>
        <w:rPr>
          <w:rFonts w:ascii="Arial" w:hAnsi="Arial"/>
          <w:b/>
        </w:rPr>
      </w:pPr>
      <w:r>
        <w:rPr>
          <w:rFonts w:ascii="Arial" w:hAnsi="Arial"/>
          <w:b/>
        </w:rPr>
        <w:t>SEXTA.</w:t>
      </w:r>
      <w:r>
        <w:rPr>
          <w:rFonts w:ascii="Arial" w:hAnsi="Arial"/>
          <w:b/>
          <w:spacing w:val="-4"/>
        </w:rPr>
        <w:t xml:space="preserve"> </w:t>
      </w:r>
      <w:r>
        <w:rPr>
          <w:rFonts w:ascii="Arial" w:hAnsi="Arial"/>
          <w:b/>
        </w:rPr>
        <w:t>“EL</w:t>
      </w:r>
      <w:r>
        <w:rPr>
          <w:rFonts w:ascii="Arial" w:hAnsi="Arial"/>
          <w:b/>
          <w:spacing w:val="-4"/>
        </w:rPr>
        <w:t xml:space="preserve"> </w:t>
      </w:r>
      <w:r>
        <w:rPr>
          <w:rFonts w:ascii="Arial" w:hAnsi="Arial"/>
          <w:b/>
        </w:rPr>
        <w:t>PROVEEDOR”</w:t>
      </w:r>
      <w:r>
        <w:rPr>
          <w:rFonts w:ascii="Arial" w:hAnsi="Arial"/>
          <w:b/>
          <w:spacing w:val="-3"/>
        </w:rPr>
        <w:t xml:space="preserve"> </w:t>
      </w:r>
      <w:r>
        <w:t>se</w:t>
      </w:r>
      <w:r>
        <w:rPr>
          <w:spacing w:val="-4"/>
        </w:rPr>
        <w:t xml:space="preserve"> </w:t>
      </w:r>
      <w:r>
        <w:t>encuentra</w:t>
      </w:r>
      <w:r>
        <w:rPr>
          <w:spacing w:val="-4"/>
        </w:rPr>
        <w:t xml:space="preserve"> </w:t>
      </w:r>
      <w:r>
        <w:t>obligado</w:t>
      </w:r>
      <w:r>
        <w:rPr>
          <w:spacing w:val="-4"/>
        </w:rPr>
        <w:t xml:space="preserve"> </w:t>
      </w:r>
      <w:r>
        <w:t>a</w:t>
      </w:r>
      <w:r>
        <w:rPr>
          <w:spacing w:val="-4"/>
        </w:rPr>
        <w:t xml:space="preserve"> </w:t>
      </w:r>
      <w:r>
        <w:t>entregar</w:t>
      </w:r>
      <w:r>
        <w:rPr>
          <w:spacing w:val="-4"/>
        </w:rPr>
        <w:t xml:space="preserve"> </w:t>
      </w:r>
      <w:r>
        <w:t>en</w:t>
      </w:r>
      <w:r>
        <w:rPr>
          <w:spacing w:val="-4"/>
        </w:rPr>
        <w:t xml:space="preserve"> </w:t>
      </w:r>
      <w:r>
        <w:t>el</w:t>
      </w:r>
      <w:r>
        <w:rPr>
          <w:spacing w:val="-4"/>
        </w:rPr>
        <w:t xml:space="preserve"> </w:t>
      </w:r>
      <w:r>
        <w:t>domicilio</w:t>
      </w:r>
      <w:r>
        <w:rPr>
          <w:spacing w:val="-4"/>
        </w:rPr>
        <w:t xml:space="preserve"> </w:t>
      </w:r>
      <w:r>
        <w:t xml:space="preserve">de </w:t>
      </w:r>
      <w:r>
        <w:rPr>
          <w:rFonts w:ascii="Arial" w:hAnsi="Arial"/>
          <w:b/>
        </w:rPr>
        <w:t>“EL</w:t>
      </w:r>
      <w:r>
        <w:rPr>
          <w:rFonts w:ascii="Arial" w:hAnsi="Arial"/>
          <w:b/>
          <w:spacing w:val="-4"/>
        </w:rPr>
        <w:t xml:space="preserve"> </w:t>
      </w:r>
      <w:r>
        <w:rPr>
          <w:rFonts w:ascii="Arial" w:hAnsi="Arial"/>
          <w:b/>
        </w:rPr>
        <w:t>SUSCRIPTOR”</w:t>
      </w:r>
      <w:r>
        <w:rPr>
          <w:rFonts w:ascii="Arial" w:hAnsi="Arial"/>
          <w:b/>
          <w:spacing w:val="-3"/>
        </w:rPr>
        <w:t xml:space="preserve"> </w:t>
      </w:r>
      <w:r>
        <w:t>un</w:t>
      </w:r>
      <w:r>
        <w:rPr>
          <w:spacing w:val="-4"/>
        </w:rPr>
        <w:t xml:space="preserve"> </w:t>
      </w:r>
      <w:r>
        <w:t>estado</w:t>
      </w:r>
      <w:r>
        <w:rPr>
          <w:spacing w:val="-4"/>
        </w:rPr>
        <w:t xml:space="preserve"> </w:t>
      </w:r>
      <w:r>
        <w:t>de</w:t>
      </w:r>
      <w:r>
        <w:rPr>
          <w:spacing w:val="-4"/>
        </w:rPr>
        <w:t xml:space="preserve"> </w:t>
      </w:r>
      <w:r>
        <w:t>cuenta</w:t>
      </w:r>
      <w:r>
        <w:rPr>
          <w:spacing w:val="-4"/>
        </w:rPr>
        <w:t xml:space="preserve"> </w:t>
      </w:r>
      <w:r>
        <w:t xml:space="preserve">y/o factura, el cual deberá contener el desglose del adeudo total de los conceptos de cada uno de los servicios utilizados, por lo menos 10 días naturales antes de la fecha de pago de los servicios de telecomunicaciones contratados. </w:t>
      </w:r>
      <w:r>
        <w:rPr>
          <w:rFonts w:ascii="Arial" w:hAnsi="Arial"/>
          <w:b/>
        </w:rPr>
        <w:t xml:space="preserve">“EL PROVEEDOR” </w:t>
      </w:r>
      <w:r>
        <w:t>podrá</w:t>
      </w:r>
      <w:r>
        <w:rPr>
          <w:spacing w:val="-7"/>
        </w:rPr>
        <w:t xml:space="preserve"> </w:t>
      </w:r>
      <w:r>
        <w:t>pactar</w:t>
      </w:r>
      <w:r>
        <w:rPr>
          <w:spacing w:val="-6"/>
        </w:rPr>
        <w:t xml:space="preserve"> </w:t>
      </w:r>
      <w:r>
        <w:t>expresamente</w:t>
      </w:r>
      <w:r>
        <w:rPr>
          <w:spacing w:val="-5"/>
        </w:rPr>
        <w:t xml:space="preserve"> </w:t>
      </w:r>
      <w:r>
        <w:t>con</w:t>
      </w:r>
      <w:r>
        <w:rPr>
          <w:spacing w:val="-3"/>
        </w:rPr>
        <w:t xml:space="preserve"> </w:t>
      </w:r>
      <w:r>
        <w:rPr>
          <w:rFonts w:ascii="Arial" w:hAnsi="Arial"/>
          <w:b/>
        </w:rPr>
        <w:t>“EL</w:t>
      </w:r>
      <w:r>
        <w:rPr>
          <w:rFonts w:ascii="Arial" w:hAnsi="Arial"/>
          <w:b/>
          <w:spacing w:val="-6"/>
        </w:rPr>
        <w:t xml:space="preserve"> </w:t>
      </w:r>
      <w:r>
        <w:rPr>
          <w:rFonts w:ascii="Arial" w:hAnsi="Arial"/>
          <w:b/>
        </w:rPr>
        <w:t>SUSCRIPTOR”</w:t>
      </w:r>
      <w:r>
        <w:rPr>
          <w:rFonts w:ascii="Arial" w:hAnsi="Arial"/>
          <w:b/>
          <w:spacing w:val="-4"/>
        </w:rPr>
        <w:t xml:space="preserve"> </w:t>
      </w:r>
      <w:r>
        <w:t>que</w:t>
      </w:r>
      <w:r>
        <w:rPr>
          <w:spacing w:val="-5"/>
        </w:rPr>
        <w:t xml:space="preserve"> </w:t>
      </w:r>
      <w:r>
        <w:t>el</w:t>
      </w:r>
      <w:r>
        <w:rPr>
          <w:spacing w:val="-8"/>
        </w:rPr>
        <w:t xml:space="preserve"> </w:t>
      </w:r>
      <w:r>
        <w:t>estado</w:t>
      </w:r>
      <w:r>
        <w:rPr>
          <w:spacing w:val="-5"/>
        </w:rPr>
        <w:t xml:space="preserve"> </w:t>
      </w:r>
      <w:r>
        <w:t>de</w:t>
      </w:r>
      <w:r>
        <w:rPr>
          <w:spacing w:val="-8"/>
        </w:rPr>
        <w:t xml:space="preserve"> </w:t>
      </w:r>
      <w:r>
        <w:t>cuenta</w:t>
      </w:r>
      <w:r>
        <w:rPr>
          <w:spacing w:val="-5"/>
        </w:rPr>
        <w:t xml:space="preserve"> </w:t>
      </w:r>
      <w:r>
        <w:t>y/o</w:t>
      </w:r>
      <w:r>
        <w:rPr>
          <w:spacing w:val="-7"/>
        </w:rPr>
        <w:t xml:space="preserve"> </w:t>
      </w:r>
      <w:r>
        <w:t>factura</w:t>
      </w:r>
      <w:r>
        <w:rPr>
          <w:spacing w:val="-8"/>
        </w:rPr>
        <w:t xml:space="preserve"> </w:t>
      </w:r>
      <w:r>
        <w:t>le</w:t>
      </w:r>
      <w:r>
        <w:rPr>
          <w:spacing w:val="-8"/>
        </w:rPr>
        <w:t xml:space="preserve"> </w:t>
      </w:r>
      <w:r>
        <w:t>sean</w:t>
      </w:r>
      <w:r>
        <w:rPr>
          <w:spacing w:val="-8"/>
        </w:rPr>
        <w:t xml:space="preserve"> </w:t>
      </w:r>
      <w:r>
        <w:t>enviados</w:t>
      </w:r>
      <w:r>
        <w:rPr>
          <w:spacing w:val="-7"/>
        </w:rPr>
        <w:t xml:space="preserve"> </w:t>
      </w:r>
      <w:r>
        <w:t>al</w:t>
      </w:r>
      <w:r>
        <w:rPr>
          <w:spacing w:val="-8"/>
        </w:rPr>
        <w:t xml:space="preserve"> </w:t>
      </w:r>
      <w:r>
        <w:t>correo</w:t>
      </w:r>
      <w:r>
        <w:rPr>
          <w:spacing w:val="-8"/>
        </w:rPr>
        <w:t xml:space="preserve"> </w:t>
      </w:r>
      <w:r>
        <w:t>electrónico señalado en la carátula o consultada a través de la página de Internet</w:t>
      </w:r>
      <w:commentRangeStart w:id="216"/>
      <w:r>
        <w:t xml:space="preserve"> </w:t>
      </w:r>
      <w:r>
        <w:fldChar w:fldCharType="begin"/>
      </w:r>
      <w:r>
        <w:instrText xml:space="preserve"> HYPERLINK "http://www.yanosconnect.mx/" \h </w:instrText>
      </w:r>
      <w:r>
        <w:fldChar w:fldCharType="separate"/>
      </w:r>
      <w:r>
        <w:rPr>
          <w:rFonts w:ascii="Arial" w:hAnsi="Arial"/>
          <w:b/>
          <w:u w:val="single"/>
        </w:rPr>
        <w:t>www.conectateya.com/mx</w:t>
      </w:r>
      <w:r>
        <w:rPr>
          <w:rFonts w:ascii="Arial" w:hAnsi="Arial"/>
          <w:b/>
          <w:u w:val="single"/>
        </w:rPr>
        <w:fldChar w:fldCharType="end"/>
      </w:r>
      <w:commentRangeEnd w:id="216"/>
      <w:r w:rsidR="00723531">
        <w:rPr>
          <w:rStyle w:val="Refdecomentario"/>
        </w:rPr>
        <w:commentReference w:id="216"/>
      </w:r>
    </w:p>
    <w:p w14:paraId="395E8B7D" w14:textId="77777777" w:rsidR="00F806C4" w:rsidRDefault="00F806C4">
      <w:pPr>
        <w:pStyle w:val="Textoindependiente"/>
        <w:spacing w:before="1"/>
        <w:rPr>
          <w:rFonts w:ascii="Arial" w:hAnsi="Arial"/>
          <w:b/>
        </w:rPr>
      </w:pPr>
    </w:p>
    <w:p w14:paraId="7B1A032A" w14:textId="7115CEF0" w:rsidR="00F806C4" w:rsidRDefault="00DA3EC3">
      <w:pPr>
        <w:pStyle w:val="Textoindependiente"/>
        <w:spacing w:line="242" w:lineRule="auto"/>
        <w:ind w:left="230" w:right="224"/>
        <w:jc w:val="both"/>
      </w:pPr>
      <w:r>
        <w:rPr>
          <w:rFonts w:ascii="Arial" w:hAnsi="Arial"/>
          <w:b/>
        </w:rPr>
        <w:t xml:space="preserve">SÉPTIMA. </w:t>
      </w:r>
      <w:r>
        <w:t xml:space="preserve">Cuando </w:t>
      </w:r>
      <w:r>
        <w:rPr>
          <w:rFonts w:ascii="Arial" w:hAnsi="Arial"/>
          <w:b/>
        </w:rPr>
        <w:t xml:space="preserve">“EL SUSCRIPTOR” </w:t>
      </w:r>
      <w:r>
        <w:t xml:space="preserve">no paga dentro de ese mes </w:t>
      </w:r>
      <w:r>
        <w:rPr>
          <w:rFonts w:ascii="Arial" w:hAnsi="Arial"/>
          <w:b/>
        </w:rPr>
        <w:t xml:space="preserve">“EL PROVEEDOR” </w:t>
      </w:r>
      <w:r>
        <w:t xml:space="preserve">suspenderá el servicio sin ninguna responsabilidad dentro de los 5 primeros días del mes siguiente al incumplimiento de pago, corriendo por cuenta de </w:t>
      </w:r>
      <w:r>
        <w:rPr>
          <w:rFonts w:ascii="Arial" w:hAnsi="Arial"/>
          <w:b/>
        </w:rPr>
        <w:t xml:space="preserve">“EL SUSCRIPTOR” </w:t>
      </w:r>
      <w:r>
        <w:t>el pago por mensualidad y reconexión vigente</w:t>
      </w:r>
      <w:ins w:id="217" w:author="ARAMC" w:date="2026-01-20T10:10:00Z">
        <w:r w:rsidR="001F6D39">
          <w:t xml:space="preserve"> </w:t>
        </w:r>
        <w:r w:rsidR="001F6D39" w:rsidRPr="004A3CFD">
          <w:rPr>
            <w:rFonts w:ascii="Arial" w:eastAsia="Times New Roman" w:hAnsi="Arial" w:cs="Arial"/>
            <w:lang w:val="es-ES_tradnl" w:eastAsia="es-MX"/>
          </w:rPr>
          <w:t>el cual no podrá ser superior al 20% del pago de una mensualidad.</w:t>
        </w:r>
      </w:ins>
      <w:del w:id="218" w:author="ARAMC" w:date="2026-01-20T10:10:00Z">
        <w:r w:rsidDel="001F6D39">
          <w:delText>,</w:delText>
        </w:r>
      </w:del>
      <w:r>
        <w:t xml:space="preserve"> </w:t>
      </w:r>
      <w:del w:id="219" w:author="ARAMC" w:date="2026-01-20T10:10:00Z">
        <w:r w:rsidDel="001F6D39">
          <w:delText>tarifas aprobadas e inscritas en el Registro de Tarifas del Instituto Federal de Telecomunicaciones, mediante folio número _______</w:delText>
        </w:r>
        <w:r w:rsidDel="001F6D39">
          <w:rPr>
            <w:rFonts w:ascii="Arial" w:hAnsi="Arial"/>
            <w:b/>
          </w:rPr>
          <w:delText xml:space="preserve">, </w:delText>
        </w:r>
        <w:r w:rsidDel="001F6D39">
          <w:delText xml:space="preserve">las cuales pueden ser consultadas en </w:delText>
        </w:r>
        <w:r w:rsidDel="001F6D39">
          <w:fldChar w:fldCharType="begin"/>
        </w:r>
        <w:r w:rsidDel="001F6D39">
          <w:delInstrText xml:space="preserve"> HYPERLINK "http://www.ift.org.mx/" \h </w:delInstrText>
        </w:r>
        <w:r w:rsidDel="001F6D39">
          <w:fldChar w:fldCharType="separate"/>
        </w:r>
        <w:r w:rsidDel="001F6D39">
          <w:rPr>
            <w:spacing w:val="-2"/>
            <w:u w:val="single"/>
          </w:rPr>
          <w:delText>www.ift.org.mx</w:delText>
        </w:r>
        <w:r w:rsidDel="001F6D39">
          <w:rPr>
            <w:spacing w:val="-2"/>
            <w:u w:val="single"/>
          </w:rPr>
          <w:fldChar w:fldCharType="end"/>
        </w:r>
      </w:del>
    </w:p>
    <w:p w14:paraId="2FF84A69" w14:textId="77777777" w:rsidR="00F806C4" w:rsidRDefault="00DA3EC3">
      <w:pPr>
        <w:pStyle w:val="Textoindependiente"/>
        <w:spacing w:before="196" w:line="247" w:lineRule="auto"/>
        <w:ind w:left="230" w:right="236"/>
        <w:jc w:val="both"/>
      </w:pPr>
      <w:r>
        <w:rPr>
          <w:rFonts w:ascii="Arial" w:hAnsi="Arial"/>
          <w:b/>
        </w:rPr>
        <w:t xml:space="preserve">“EL PROVEEDOR” </w:t>
      </w:r>
      <w:r>
        <w:t>deberá</w:t>
      </w:r>
      <w:r>
        <w:rPr>
          <w:spacing w:val="-1"/>
        </w:rPr>
        <w:t xml:space="preserve"> </w:t>
      </w:r>
      <w:r>
        <w:t>reconectar</w:t>
      </w:r>
      <w:r>
        <w:rPr>
          <w:spacing w:val="-1"/>
        </w:rPr>
        <w:t xml:space="preserve"> </w:t>
      </w:r>
      <w:r>
        <w:t>el</w:t>
      </w:r>
      <w:r>
        <w:rPr>
          <w:spacing w:val="-1"/>
        </w:rPr>
        <w:t xml:space="preserve"> </w:t>
      </w:r>
      <w:r>
        <w:t>servicio dentro de</w:t>
      </w:r>
      <w:r>
        <w:rPr>
          <w:spacing w:val="-1"/>
        </w:rPr>
        <w:t xml:space="preserve"> </w:t>
      </w:r>
      <w:r>
        <w:t>las 24</w:t>
      </w:r>
      <w:r>
        <w:rPr>
          <w:spacing w:val="-1"/>
        </w:rPr>
        <w:t xml:space="preserve"> </w:t>
      </w:r>
      <w:r>
        <w:t>horas a</w:t>
      </w:r>
      <w:r>
        <w:rPr>
          <w:spacing w:val="-1"/>
        </w:rPr>
        <w:t xml:space="preserve"> </w:t>
      </w:r>
      <w:r>
        <w:t>la</w:t>
      </w:r>
      <w:r>
        <w:rPr>
          <w:spacing w:val="-1"/>
        </w:rPr>
        <w:t xml:space="preserve"> </w:t>
      </w:r>
      <w:r>
        <w:t>fecha</w:t>
      </w:r>
      <w:r>
        <w:rPr>
          <w:spacing w:val="-1"/>
        </w:rPr>
        <w:t xml:space="preserve"> </w:t>
      </w:r>
      <w:r>
        <w:t>en</w:t>
      </w:r>
      <w:r>
        <w:rPr>
          <w:spacing w:val="-1"/>
        </w:rPr>
        <w:t xml:space="preserve"> </w:t>
      </w:r>
      <w:r>
        <w:t>que</w:t>
      </w:r>
      <w:r>
        <w:rPr>
          <w:spacing w:val="-1"/>
        </w:rPr>
        <w:t xml:space="preserve"> </w:t>
      </w:r>
      <w:r>
        <w:t>hubiese</w:t>
      </w:r>
      <w:r>
        <w:rPr>
          <w:spacing w:val="-1"/>
        </w:rPr>
        <w:t xml:space="preserve"> </w:t>
      </w:r>
      <w:r>
        <w:t>liquidado</w:t>
      </w:r>
      <w:r>
        <w:rPr>
          <w:spacing w:val="-1"/>
        </w:rPr>
        <w:t xml:space="preserve"> </w:t>
      </w:r>
      <w:r>
        <w:t>los adeudos y la cuota por reconexión.</w:t>
      </w:r>
    </w:p>
    <w:p w14:paraId="634B6433" w14:textId="77777777" w:rsidR="00F806C4" w:rsidRDefault="00DA3EC3">
      <w:pPr>
        <w:pStyle w:val="Textoindependiente"/>
        <w:spacing w:before="188" w:line="245" w:lineRule="auto"/>
        <w:ind w:left="230" w:right="234"/>
        <w:jc w:val="both"/>
      </w:pPr>
      <w:r>
        <w:rPr>
          <w:rFonts w:ascii="Arial" w:hAnsi="Arial"/>
          <w:b/>
        </w:rPr>
        <w:t xml:space="preserve">OCTAVA. “EL PROVEEDOR” </w:t>
      </w:r>
      <w:r>
        <w:t>deberá efectuar las instalaciones y empezar a prestar el servicio objeto del presente contrato, dentro de un plazo que no exceda de 10 días naturales a partir de la firma del contrato.</w:t>
      </w:r>
    </w:p>
    <w:p w14:paraId="5E4FF25C" w14:textId="77777777" w:rsidR="00F806C4" w:rsidRDefault="00DA3EC3">
      <w:pPr>
        <w:pStyle w:val="Textoindependiente"/>
        <w:spacing w:before="193" w:line="242" w:lineRule="auto"/>
        <w:ind w:left="230" w:right="228"/>
        <w:jc w:val="both"/>
        <w:sectPr w:rsidR="00F806C4" w:rsidSect="00DA3EC3">
          <w:footerReference w:type="even" r:id="rId20"/>
          <w:footerReference w:type="default" r:id="rId21"/>
          <w:footerReference w:type="first" r:id="rId22"/>
          <w:pgSz w:w="12240" w:h="15840"/>
          <w:pgMar w:top="2268" w:right="850" w:bottom="1200" w:left="850" w:header="426" w:footer="1014" w:gutter="0"/>
          <w:cols w:space="720"/>
          <w:formProt w:val="0"/>
          <w:docGrid w:linePitch="100"/>
          <w:sectPrChange w:id="224" w:author="ARAMC" w:date="2026-01-16T17:57:00Z">
            <w:sectPr w:rsidR="00F806C4" w:rsidSect="00DA3EC3">
              <w:pgMar w:top="1360" w:right="850" w:bottom="1200" w:left="850" w:header="0" w:footer="1014" w:gutter="0"/>
            </w:sectPr>
          </w:sectPrChange>
        </w:sectPr>
      </w:pPr>
      <w:r>
        <w:t>Una vez</w:t>
      </w:r>
      <w:r>
        <w:rPr>
          <w:spacing w:val="-1"/>
        </w:rPr>
        <w:t xml:space="preserve"> </w:t>
      </w:r>
      <w:r>
        <w:t xml:space="preserve">instalado el equipo terminal y que </w:t>
      </w:r>
      <w:r>
        <w:rPr>
          <w:rFonts w:ascii="Arial" w:hAnsi="Arial"/>
          <w:b/>
        </w:rPr>
        <w:t xml:space="preserve">“EL SUSCRIPTOR” </w:t>
      </w:r>
      <w:r>
        <w:t xml:space="preserve">cuente con el servicio </w:t>
      </w:r>
      <w:r>
        <w:rPr>
          <w:rFonts w:ascii="Arial" w:hAnsi="Arial"/>
          <w:b/>
        </w:rPr>
        <w:t xml:space="preserve">“EL PROVEEDOR” </w:t>
      </w:r>
      <w:r>
        <w:t>podrá comenzar a cobrarlo, dependiendo de la fecha de inicio de servicio, será</w:t>
      </w:r>
      <w:r>
        <w:rPr>
          <w:spacing w:val="-2"/>
        </w:rPr>
        <w:t xml:space="preserve"> </w:t>
      </w:r>
      <w:r>
        <w:t>total o parcialmente el cobro de la mensualidad, correspondiente únicamente al periodo utilizado.</w:t>
      </w:r>
    </w:p>
    <w:p w14:paraId="46019A48" w14:textId="5BF17A6A" w:rsidR="007A343D" w:rsidRPr="007A343D" w:rsidRDefault="00DA3EC3">
      <w:pPr>
        <w:pStyle w:val="Prrafodelista"/>
        <w:overflowPunct w:val="0"/>
        <w:autoSpaceDE w:val="0"/>
        <w:autoSpaceDN w:val="0"/>
        <w:adjustRightInd w:val="0"/>
        <w:spacing w:before="120" w:after="120"/>
        <w:jc w:val="both"/>
        <w:textAlignment w:val="baseline"/>
        <w:rPr>
          <w:ins w:id="225" w:author="ARAMC" w:date="2026-01-20T10:18:00Z"/>
          <w:rFonts w:ascii="Arial" w:eastAsia="Times New Roman" w:hAnsi="Arial" w:cs="Arial"/>
          <w:sz w:val="18"/>
          <w:szCs w:val="18"/>
          <w:lang w:val="es-ES_tradnl" w:eastAsia="es-ES"/>
          <w:rPrChange w:id="226" w:author="ARAMC" w:date="2026-01-20T10:18:00Z">
            <w:rPr>
              <w:ins w:id="227" w:author="ARAMC" w:date="2026-01-20T10:18:00Z"/>
              <w:lang w:val="es-ES_tradnl" w:eastAsia="es-ES"/>
            </w:rPr>
          </w:rPrChange>
        </w:rPr>
        <w:pPrChange w:id="228" w:author="ARAMC" w:date="2026-01-20T10:18:00Z">
          <w:pPr>
            <w:pStyle w:val="Prrafodelista"/>
            <w:overflowPunct w:val="0"/>
            <w:autoSpaceDE w:val="0"/>
            <w:autoSpaceDN w:val="0"/>
            <w:adjustRightInd w:val="0"/>
            <w:spacing w:before="120" w:after="120" w:line="240" w:lineRule="auto"/>
            <w:ind w:left="0"/>
            <w:jc w:val="both"/>
            <w:textAlignment w:val="baseline"/>
          </w:pPr>
        </w:pPrChange>
      </w:pPr>
      <w:r>
        <w:rPr>
          <w:rFonts w:ascii="Arial" w:hAnsi="Arial"/>
          <w:b/>
        </w:rPr>
        <w:t xml:space="preserve">NOVENA. </w:t>
      </w:r>
      <w:ins w:id="229" w:author="ARAMC" w:date="2026-01-20T10:18:00Z">
        <w:r w:rsidR="007A343D" w:rsidRPr="007A343D">
          <w:rPr>
            <w:rFonts w:ascii="Arial" w:eastAsia="Times New Roman" w:hAnsi="Arial" w:cs="Arial"/>
            <w:sz w:val="18"/>
            <w:szCs w:val="18"/>
            <w:lang w:val="es-ES_tradnl" w:eastAsia="es-ES"/>
            <w:rPrChange w:id="230" w:author="ARAMC" w:date="2026-01-20T10:18:00Z">
              <w:rPr>
                <w:lang w:val="es-ES_tradnl" w:eastAsia="es-ES"/>
              </w:rPr>
            </w:rPrChange>
          </w:rPr>
          <w:t>La utilización de</w:t>
        </w:r>
        <w:r w:rsidR="007A343D" w:rsidRPr="007A343D">
          <w:rPr>
            <w:rFonts w:ascii="Arial" w:eastAsia="Times New Roman" w:hAnsi="Arial" w:cs="Arial"/>
            <w:color w:val="2F2F2F"/>
            <w:sz w:val="18"/>
            <w:szCs w:val="18"/>
            <w:lang w:val="es-ES_tradnl" w:eastAsia="es-MX"/>
            <w:rPrChange w:id="231" w:author="ARAMC" w:date="2026-01-20T10:18:00Z">
              <w:rPr>
                <w:color w:val="2F2F2F"/>
                <w:lang w:val="es-ES_tradnl" w:eastAsia="es-MX"/>
              </w:rPr>
            </w:rPrChange>
          </w:rPr>
          <w:t xml:space="preserve">l </w:t>
        </w:r>
        <w:r w:rsidR="007A343D" w:rsidRPr="007A343D">
          <w:rPr>
            <w:rFonts w:ascii="Arial" w:eastAsia="Times New Roman" w:hAnsi="Arial" w:cs="Arial"/>
            <w:sz w:val="18"/>
            <w:szCs w:val="18"/>
            <w:lang w:val="es-ES_tradnl" w:eastAsia="es-ES"/>
            <w:rPrChange w:id="232" w:author="ARAMC" w:date="2026-01-20T10:18:00Z">
              <w:rPr>
                <w:lang w:val="es-ES_tradnl" w:eastAsia="es-ES"/>
              </w:rPr>
            </w:rPrChange>
          </w:rPr>
          <w:t xml:space="preserve">servicio puede integrar imágenes, sonidos, textos y/o contenidos que se pueden considerar ofensivos o no aptos para menores de edad, por lo que el acceso a los mismos corre por cuenta y riesgo del </w:t>
        </w:r>
        <w:r w:rsidR="007A343D" w:rsidRPr="007A343D">
          <w:rPr>
            <w:rFonts w:ascii="Arial" w:eastAsia="Times New Roman" w:hAnsi="Arial" w:cs="Arial"/>
            <w:color w:val="2F2F2F"/>
            <w:sz w:val="18"/>
            <w:szCs w:val="18"/>
            <w:lang w:val="es-ES_tradnl" w:eastAsia="es-MX"/>
            <w:rPrChange w:id="233" w:author="ARAMC" w:date="2026-01-20T10:18:00Z">
              <w:rPr>
                <w:color w:val="2F2F2F"/>
                <w:lang w:val="es-ES_tradnl" w:eastAsia="es-MX"/>
              </w:rPr>
            </w:rPrChange>
          </w:rPr>
          <w:t>SUSCRIPTOR</w:t>
        </w:r>
        <w:r w:rsidR="007A343D" w:rsidRPr="007A343D">
          <w:rPr>
            <w:rFonts w:ascii="Arial" w:eastAsia="Times New Roman" w:hAnsi="Arial" w:cs="Arial"/>
            <w:sz w:val="18"/>
            <w:szCs w:val="18"/>
            <w:lang w:val="es-ES_tradnl" w:eastAsia="es-ES"/>
            <w:rPrChange w:id="234" w:author="ARAMC" w:date="2026-01-20T10:18:00Z">
              <w:rPr>
                <w:lang w:val="es-ES_tradnl" w:eastAsia="es-ES"/>
              </w:rPr>
            </w:rPrChange>
          </w:rPr>
          <w:t>.</w:t>
        </w:r>
      </w:ins>
    </w:p>
    <w:p w14:paraId="46888523" w14:textId="77777777" w:rsidR="007A343D" w:rsidRPr="004A3CFD" w:rsidRDefault="007A343D" w:rsidP="007A343D">
      <w:pPr>
        <w:pStyle w:val="Prrafodelista"/>
        <w:overflowPunct w:val="0"/>
        <w:autoSpaceDE w:val="0"/>
        <w:autoSpaceDN w:val="0"/>
        <w:adjustRightInd w:val="0"/>
        <w:spacing w:before="120" w:after="120" w:line="240" w:lineRule="auto"/>
        <w:ind w:left="0"/>
        <w:jc w:val="both"/>
        <w:textAlignment w:val="baseline"/>
        <w:rPr>
          <w:ins w:id="235" w:author="ARAMC" w:date="2026-01-20T10:18:00Z"/>
          <w:rFonts w:ascii="Arial" w:eastAsia="Times New Roman" w:hAnsi="Arial" w:cs="Arial"/>
          <w:sz w:val="18"/>
          <w:szCs w:val="18"/>
          <w:lang w:val="es-ES_tradnl" w:eastAsia="es-ES"/>
        </w:rPr>
      </w:pPr>
      <w:ins w:id="236" w:author="ARAMC" w:date="2026-01-20T10:18:00Z">
        <w:r w:rsidRPr="004A3CFD">
          <w:rPr>
            <w:rFonts w:ascii="Arial" w:eastAsia="Times New Roman" w:hAnsi="Arial" w:cs="Arial"/>
            <w:sz w:val="18"/>
            <w:szCs w:val="18"/>
            <w:lang w:val="es-ES_tradnl" w:eastAsia="es-ES"/>
          </w:rPr>
          <w:t xml:space="preserve">Es responsabilidad del </w:t>
        </w:r>
        <w:r w:rsidRPr="004A3CFD">
          <w:rPr>
            <w:rFonts w:ascii="Arial" w:eastAsia="Times New Roman" w:hAnsi="Arial" w:cs="Arial"/>
            <w:color w:val="2F2F2F"/>
            <w:sz w:val="18"/>
            <w:szCs w:val="18"/>
            <w:lang w:val="es-ES_tradnl" w:eastAsia="es-MX"/>
          </w:rPr>
          <w:t>SUSCRIPTOR</w:t>
        </w:r>
        <w:r w:rsidRPr="004A3CFD">
          <w:rPr>
            <w:rFonts w:ascii="Arial" w:eastAsia="Times New Roman" w:hAnsi="Arial" w:cs="Arial"/>
            <w:sz w:val="18"/>
            <w:szCs w:val="18"/>
            <w:lang w:val="es-ES_tradnl" w:eastAsia="es-ES"/>
          </w:rPr>
          <w:t xml:space="preserve"> llevar a cabo las medidas requeridas para cuidar y salvaguardar su información, datos y/o software de su propiedad, de accesos desde internet a sus dispositivos o, en su caso, evitar una contaminación por virus o ataques de usuarios de internet, por lo que</w:t>
        </w:r>
        <w:r>
          <w:rPr>
            <w:rFonts w:ascii="Arial" w:eastAsia="Times New Roman" w:hAnsi="Arial" w:cs="Arial"/>
            <w:sz w:val="18"/>
            <w:szCs w:val="18"/>
            <w:lang w:val="es-ES_tradnl" w:eastAsia="es-ES"/>
          </w:rPr>
          <w:t xml:space="preserve"> el</w:t>
        </w:r>
        <w:r w:rsidRPr="004A3CFD">
          <w:rPr>
            <w:rFonts w:ascii="Arial" w:eastAsia="Times New Roman" w:hAnsi="Arial" w:cs="Arial"/>
            <w:sz w:val="18"/>
            <w:szCs w:val="18"/>
            <w:lang w:val="es-ES_tradnl" w:eastAsia="es-ES"/>
          </w:rPr>
          <w:t xml:space="preserve"> </w:t>
        </w:r>
        <w:r w:rsidRPr="004A3CFD">
          <w:rPr>
            <w:rFonts w:ascii="Arial" w:eastAsia="Times New Roman" w:hAnsi="Arial" w:cs="Arial"/>
            <w:color w:val="2F2F2F"/>
            <w:sz w:val="18"/>
            <w:szCs w:val="18"/>
            <w:lang w:val="es-ES_tradnl" w:eastAsia="es-MX"/>
          </w:rPr>
          <w:t>PROVEEDOR</w:t>
        </w:r>
        <w:r w:rsidRPr="004A3CFD">
          <w:rPr>
            <w:rFonts w:ascii="Arial" w:eastAsia="Times New Roman" w:hAnsi="Arial" w:cs="Arial"/>
            <w:sz w:val="18"/>
            <w:szCs w:val="18"/>
            <w:lang w:val="es-ES_tradnl" w:eastAsia="es-ES"/>
          </w:rPr>
          <w:t xml:space="preserve"> no será responsable de cualquier daño y perjuicio causado al </w:t>
        </w:r>
        <w:r w:rsidRPr="004A3CFD">
          <w:rPr>
            <w:rFonts w:ascii="Arial" w:eastAsia="Times New Roman" w:hAnsi="Arial" w:cs="Arial"/>
            <w:color w:val="2F2F2F"/>
            <w:sz w:val="18"/>
            <w:szCs w:val="18"/>
            <w:lang w:val="es-ES_tradnl" w:eastAsia="es-MX"/>
          </w:rPr>
          <w:t>SUSCRIPTOR</w:t>
        </w:r>
        <w:r w:rsidRPr="004A3CFD">
          <w:rPr>
            <w:rFonts w:ascii="Arial" w:eastAsia="Times New Roman" w:hAnsi="Arial" w:cs="Arial"/>
            <w:sz w:val="18"/>
            <w:szCs w:val="18"/>
            <w:lang w:val="es-ES_tradnl" w:eastAsia="es-ES"/>
          </w:rPr>
          <w:t xml:space="preserve"> por los hechos antes mencionados.</w:t>
        </w:r>
      </w:ins>
    </w:p>
    <w:p w14:paraId="7E686667" w14:textId="77777777" w:rsidR="007A343D" w:rsidRPr="004A3CFD" w:rsidRDefault="007A343D" w:rsidP="007A343D">
      <w:pPr>
        <w:pStyle w:val="Prrafodelista"/>
        <w:overflowPunct w:val="0"/>
        <w:autoSpaceDE w:val="0"/>
        <w:autoSpaceDN w:val="0"/>
        <w:adjustRightInd w:val="0"/>
        <w:spacing w:before="120" w:after="120" w:line="240" w:lineRule="auto"/>
        <w:ind w:left="0"/>
        <w:jc w:val="both"/>
        <w:textAlignment w:val="baseline"/>
        <w:rPr>
          <w:ins w:id="237" w:author="ARAMC" w:date="2026-01-20T10:18:00Z"/>
          <w:rFonts w:ascii="Arial" w:eastAsia="Times New Roman" w:hAnsi="Arial" w:cs="Arial"/>
          <w:bCs/>
          <w:sz w:val="18"/>
          <w:szCs w:val="18"/>
          <w:lang w:eastAsia="es-ES"/>
        </w:rPr>
      </w:pPr>
      <w:ins w:id="238" w:author="ARAMC" w:date="2026-01-20T10:18:00Z">
        <w:r>
          <w:rPr>
            <w:rFonts w:ascii="Arial" w:eastAsia="Times New Roman" w:hAnsi="Arial" w:cs="Arial"/>
            <w:bCs/>
            <w:sz w:val="18"/>
            <w:szCs w:val="18"/>
            <w:lang w:eastAsia="es-ES"/>
          </w:rPr>
          <w:t>El</w:t>
        </w:r>
        <w:r w:rsidRPr="004A3CFD">
          <w:rPr>
            <w:rFonts w:ascii="Arial" w:eastAsia="Times New Roman" w:hAnsi="Arial" w:cs="Arial"/>
            <w:bCs/>
            <w:sz w:val="18"/>
            <w:szCs w:val="18"/>
            <w:lang w:eastAsia="es-ES"/>
          </w:rPr>
          <w:t xml:space="preserve"> PROVEEDOR no es responsable de la configuración de dispositivos que resulten necesarios para el uso concurrente del o de los Equipos Personales. </w:t>
        </w:r>
      </w:ins>
    </w:p>
    <w:p w14:paraId="3C119A99" w14:textId="7E3312DB" w:rsidR="00F806C4" w:rsidDel="007A343D" w:rsidRDefault="007A343D" w:rsidP="007A343D">
      <w:pPr>
        <w:pStyle w:val="Textoindependiente"/>
        <w:spacing w:before="72" w:line="242" w:lineRule="auto"/>
        <w:ind w:left="230" w:right="231"/>
        <w:jc w:val="both"/>
        <w:rPr>
          <w:del w:id="239" w:author="ARAMC" w:date="2026-01-20T10:18:00Z"/>
        </w:rPr>
      </w:pPr>
      <w:ins w:id="240" w:author="ARAMC" w:date="2026-01-20T10:18:00Z">
        <w:r w:rsidRPr="004A3CFD">
          <w:rPr>
            <w:rFonts w:ascii="Arial" w:eastAsia="Times New Roman" w:hAnsi="Arial" w:cs="Arial"/>
            <w:lang w:val="es-ES_tradnl" w:eastAsia="es-ES"/>
          </w:rPr>
          <w:t xml:space="preserve">El </w:t>
        </w:r>
        <w:r w:rsidRPr="004A3CFD">
          <w:rPr>
            <w:rFonts w:ascii="Arial" w:eastAsia="Times New Roman" w:hAnsi="Arial" w:cs="Arial"/>
            <w:color w:val="2F2F2F"/>
            <w:lang w:val="es-ES_tradnl" w:eastAsia="es-MX"/>
          </w:rPr>
          <w:t xml:space="preserve">PROVEEDOR cumplirá con la neutralidad de las redes que se encuentra establecida en Ley </w:t>
        </w:r>
        <w:r>
          <w:rPr>
            <w:rFonts w:ascii="Arial" w:eastAsia="Times New Roman" w:hAnsi="Arial" w:cs="Arial"/>
            <w:color w:val="2F2F2F"/>
            <w:lang w:val="es-ES_tradnl" w:eastAsia="es-MX"/>
          </w:rPr>
          <w:t>en Materia</w:t>
        </w:r>
        <w:r w:rsidRPr="004A3CFD">
          <w:rPr>
            <w:rFonts w:ascii="Arial" w:eastAsia="Times New Roman" w:hAnsi="Arial" w:cs="Arial"/>
            <w:color w:val="2F2F2F"/>
            <w:lang w:val="es-ES_tradnl" w:eastAsia="es-MX"/>
          </w:rPr>
          <w:t xml:space="preserve"> de Telecomunicaciones y Radiodifusión y en los lineamientos que en su momento emita </w:t>
        </w:r>
        <w:r>
          <w:rPr>
            <w:rFonts w:ascii="Arial" w:eastAsia="Times New Roman" w:hAnsi="Arial" w:cs="Arial"/>
            <w:color w:val="2F2F2F"/>
            <w:lang w:val="es-ES_tradnl" w:eastAsia="es-MX"/>
          </w:rPr>
          <w:t>la autoridad competente.</w:t>
        </w:r>
        <w:r w:rsidDel="007A343D">
          <w:rPr>
            <w:rFonts w:ascii="Arial" w:hAnsi="Arial"/>
            <w:b/>
          </w:rPr>
          <w:t xml:space="preserve"> </w:t>
        </w:r>
      </w:ins>
      <w:del w:id="241" w:author="ARAMC" w:date="2026-01-20T10:18:00Z">
        <w:r w:rsidR="00DA3EC3" w:rsidDel="007A343D">
          <w:rPr>
            <w:rFonts w:ascii="Arial" w:hAnsi="Arial"/>
            <w:b/>
          </w:rPr>
          <w:delText xml:space="preserve">“EL SUSCRIPTOR” </w:delText>
        </w:r>
        <w:r w:rsidR="00DA3EC3" w:rsidDel="007A343D">
          <w:delText xml:space="preserve">contará con los equipos personales mínimos necesarios, con las características necesarias para hacer uso del Servicio de Internet, </w:delText>
        </w:r>
        <w:r w:rsidR="00DA3EC3" w:rsidDel="007A343D">
          <w:rPr>
            <w:rFonts w:ascii="Arial" w:hAnsi="Arial"/>
            <w:b/>
          </w:rPr>
          <w:delText xml:space="preserve">“EL PROVEEDOR” </w:delText>
        </w:r>
        <w:r w:rsidR="00DA3EC3" w:rsidDel="007A343D">
          <w:delText>informará previo a la contratación cuáles son los requerimientos mínimos de los aparatos personales.</w:delText>
        </w:r>
      </w:del>
    </w:p>
    <w:p w14:paraId="0A64BDFF" w14:textId="291AE6C8" w:rsidR="00F806C4" w:rsidDel="007A343D" w:rsidRDefault="00DA3EC3" w:rsidP="007A343D">
      <w:pPr>
        <w:pStyle w:val="Textoindependiente"/>
        <w:spacing w:before="72" w:line="242" w:lineRule="auto"/>
        <w:ind w:left="230" w:right="231"/>
        <w:jc w:val="both"/>
        <w:rPr>
          <w:del w:id="242" w:author="ARAMC" w:date="2026-01-20T10:18:00Z"/>
        </w:rPr>
      </w:pPr>
      <w:del w:id="243" w:author="ARAMC" w:date="2026-01-20T10:18:00Z">
        <w:r w:rsidDel="007A343D">
          <w:rPr>
            <w:rFonts w:ascii="Arial" w:hAnsi="Arial"/>
            <w:b/>
          </w:rPr>
          <w:delText>“EL</w:delText>
        </w:r>
        <w:r w:rsidDel="007A343D">
          <w:rPr>
            <w:rFonts w:ascii="Arial" w:hAnsi="Arial"/>
            <w:b/>
            <w:spacing w:val="-5"/>
          </w:rPr>
          <w:delText xml:space="preserve"> </w:delText>
        </w:r>
        <w:r w:rsidDel="007A343D">
          <w:rPr>
            <w:rFonts w:ascii="Arial" w:hAnsi="Arial"/>
            <w:b/>
          </w:rPr>
          <w:delText>SUSCRIPTOR”</w:delText>
        </w:r>
        <w:r w:rsidDel="007A343D">
          <w:rPr>
            <w:rFonts w:ascii="Arial" w:hAnsi="Arial"/>
            <w:b/>
            <w:spacing w:val="-1"/>
          </w:rPr>
          <w:delText xml:space="preserve"> </w:delText>
        </w:r>
        <w:r w:rsidDel="007A343D">
          <w:delText>tomará</w:delText>
        </w:r>
        <w:r w:rsidDel="007A343D">
          <w:rPr>
            <w:spacing w:val="-5"/>
          </w:rPr>
          <w:delText xml:space="preserve"> </w:delText>
        </w:r>
        <w:r w:rsidDel="007A343D">
          <w:delText>todas</w:delText>
        </w:r>
        <w:r w:rsidDel="007A343D">
          <w:rPr>
            <w:spacing w:val="-3"/>
          </w:rPr>
          <w:delText xml:space="preserve"> </w:delText>
        </w:r>
        <w:r w:rsidDel="007A343D">
          <w:delText>las</w:delText>
        </w:r>
        <w:r w:rsidDel="007A343D">
          <w:rPr>
            <w:spacing w:val="-5"/>
          </w:rPr>
          <w:delText xml:space="preserve"> </w:delText>
        </w:r>
        <w:r w:rsidDel="007A343D">
          <w:delText>medidas</w:delText>
        </w:r>
        <w:r w:rsidDel="007A343D">
          <w:rPr>
            <w:spacing w:val="-2"/>
          </w:rPr>
          <w:delText xml:space="preserve"> </w:delText>
        </w:r>
        <w:r w:rsidDel="007A343D">
          <w:delText>necesarias</w:delText>
        </w:r>
        <w:r w:rsidDel="007A343D">
          <w:rPr>
            <w:spacing w:val="-4"/>
          </w:rPr>
          <w:delText xml:space="preserve"> </w:delText>
        </w:r>
        <w:r w:rsidDel="007A343D">
          <w:delText>para</w:delText>
        </w:r>
        <w:r w:rsidDel="007A343D">
          <w:rPr>
            <w:spacing w:val="-3"/>
          </w:rPr>
          <w:delText xml:space="preserve"> </w:delText>
        </w:r>
        <w:r w:rsidDel="007A343D">
          <w:delText>proteger</w:delText>
        </w:r>
        <w:r w:rsidDel="007A343D">
          <w:rPr>
            <w:spacing w:val="-6"/>
          </w:rPr>
          <w:delText xml:space="preserve"> </w:delText>
        </w:r>
        <w:r w:rsidDel="007A343D">
          <w:delText>la</w:delText>
        </w:r>
        <w:r w:rsidDel="007A343D">
          <w:rPr>
            <w:spacing w:val="-4"/>
          </w:rPr>
          <w:delText xml:space="preserve"> </w:delText>
        </w:r>
        <w:r w:rsidDel="007A343D">
          <w:delText>información</w:delText>
        </w:r>
        <w:r w:rsidDel="007A343D">
          <w:rPr>
            <w:spacing w:val="-3"/>
          </w:rPr>
          <w:delText xml:space="preserve"> </w:delText>
        </w:r>
        <w:r w:rsidDel="007A343D">
          <w:delText>de</w:delText>
        </w:r>
        <w:r w:rsidDel="007A343D">
          <w:rPr>
            <w:spacing w:val="-6"/>
          </w:rPr>
          <w:delText xml:space="preserve"> </w:delText>
        </w:r>
        <w:r w:rsidDel="007A343D">
          <w:delText>su</w:delText>
        </w:r>
        <w:r w:rsidDel="007A343D">
          <w:rPr>
            <w:spacing w:val="-3"/>
          </w:rPr>
          <w:delText xml:space="preserve"> </w:delText>
        </w:r>
        <w:r w:rsidDel="007A343D">
          <w:delText>propiedad</w:delText>
        </w:r>
        <w:r w:rsidDel="007A343D">
          <w:rPr>
            <w:spacing w:val="-3"/>
          </w:rPr>
          <w:delText xml:space="preserve"> </w:delText>
        </w:r>
        <w:r w:rsidDel="007A343D">
          <w:delText>y/o</w:delText>
        </w:r>
        <w:r w:rsidDel="007A343D">
          <w:rPr>
            <w:spacing w:val="-4"/>
          </w:rPr>
          <w:delText xml:space="preserve"> </w:delText>
        </w:r>
        <w:r w:rsidDel="007A343D">
          <w:rPr>
            <w:spacing w:val="-2"/>
          </w:rPr>
          <w:delText>software.</w:delText>
        </w:r>
      </w:del>
    </w:p>
    <w:p w14:paraId="55D98E04" w14:textId="3DAD8CDC" w:rsidR="00F806C4" w:rsidDel="007A343D" w:rsidRDefault="00DA3EC3" w:rsidP="007A343D">
      <w:pPr>
        <w:pStyle w:val="Textoindependiente"/>
        <w:spacing w:before="72" w:line="242" w:lineRule="auto"/>
        <w:ind w:left="230" w:right="231"/>
        <w:jc w:val="both"/>
        <w:rPr>
          <w:del w:id="244" w:author="ARAMC" w:date="2026-01-20T10:18:00Z"/>
        </w:rPr>
      </w:pPr>
      <w:del w:id="245" w:author="ARAMC" w:date="2026-01-20T10:18:00Z">
        <w:r w:rsidDel="007A343D">
          <w:rPr>
            <w:rFonts w:ascii="Arial" w:hAnsi="Arial"/>
            <w:b/>
          </w:rPr>
          <w:delText xml:space="preserve">“EL PROVEEDOR” </w:delText>
        </w:r>
        <w:r w:rsidDel="007A343D">
          <w:delText xml:space="preserve">no será responsable de daños que se causen por piratas informáticos y/o virus transmitidos a través de </w:delText>
        </w:r>
        <w:r w:rsidDel="007A343D">
          <w:rPr>
            <w:spacing w:val="-2"/>
          </w:rPr>
          <w:delText>Internet.</w:delText>
        </w:r>
      </w:del>
    </w:p>
    <w:p w14:paraId="162A1A01" w14:textId="77777777" w:rsidR="00F806C4" w:rsidRDefault="00DA3EC3" w:rsidP="007A343D">
      <w:pPr>
        <w:pStyle w:val="Textoindependiente"/>
        <w:spacing w:before="72" w:line="242" w:lineRule="auto"/>
        <w:ind w:left="230" w:right="231"/>
        <w:jc w:val="both"/>
      </w:pPr>
      <w:r>
        <w:rPr>
          <w:rFonts w:ascii="Arial" w:hAnsi="Arial"/>
          <w:b/>
        </w:rPr>
        <w:t xml:space="preserve">“EL PROVEEDOR” </w:t>
      </w:r>
      <w:r>
        <w:t xml:space="preserve">no es responsable de la configuración de dispositivos tales como </w:t>
      </w:r>
      <w:r>
        <w:rPr>
          <w:rFonts w:ascii="Arial" w:hAnsi="Arial"/>
          <w:i/>
        </w:rPr>
        <w:t>“</w:t>
      </w:r>
      <w:proofErr w:type="spellStart"/>
      <w:r>
        <w:rPr>
          <w:rFonts w:ascii="Arial" w:hAnsi="Arial"/>
          <w:i/>
        </w:rPr>
        <w:t>ruteadores</w:t>
      </w:r>
      <w:proofErr w:type="spellEnd"/>
      <w:r>
        <w:rPr>
          <w:rFonts w:ascii="Arial" w:hAnsi="Arial"/>
          <w:i/>
        </w:rPr>
        <w:t>”, “conmutador”, “</w:t>
      </w:r>
      <w:proofErr w:type="spellStart"/>
      <w:r>
        <w:rPr>
          <w:rFonts w:ascii="Arial" w:hAnsi="Arial"/>
          <w:i/>
        </w:rPr>
        <w:t>hubs</w:t>
      </w:r>
      <w:proofErr w:type="spellEnd"/>
      <w:r>
        <w:rPr>
          <w:rFonts w:ascii="Arial" w:hAnsi="Arial"/>
          <w:i/>
        </w:rPr>
        <w:t>/concentrador”, “proxy”</w:t>
      </w:r>
      <w:r>
        <w:t xml:space="preserve">, que resulten necesarios para el uso concurrente del o de los Equipos Personales. </w:t>
      </w:r>
      <w:r>
        <w:rPr>
          <w:rFonts w:ascii="Arial" w:hAnsi="Arial"/>
          <w:b/>
        </w:rPr>
        <w:t xml:space="preserve">“EL PROVEEDOR” </w:t>
      </w:r>
      <w:r>
        <w:t xml:space="preserve">no realizará la instalación de la red de área local (LAN) en el domicilio de </w:t>
      </w:r>
      <w:r>
        <w:rPr>
          <w:rFonts w:ascii="Arial" w:hAnsi="Arial"/>
          <w:b/>
        </w:rPr>
        <w:t>“EL SUSCRIPTOR”</w:t>
      </w:r>
      <w:r>
        <w:t>, por lo que no será responsable del buen funcionamiento de la misma.</w:t>
      </w:r>
    </w:p>
    <w:p w14:paraId="68345713" w14:textId="77777777" w:rsidR="00F806C4" w:rsidRDefault="00DA3EC3">
      <w:pPr>
        <w:pStyle w:val="Textoindependiente"/>
        <w:spacing w:before="198" w:line="247" w:lineRule="auto"/>
        <w:ind w:left="230" w:right="227"/>
        <w:jc w:val="both"/>
      </w:pPr>
      <w:r>
        <w:rPr>
          <w:rFonts w:ascii="Arial" w:hAnsi="Arial"/>
          <w:b/>
        </w:rPr>
        <w:t xml:space="preserve">DÉCIMA. “EL SUSCRIPTOR” </w:t>
      </w:r>
      <w:r>
        <w:t>deberá cubrir el costo tanto de las reparaciones del Equipo cuando le sea imputable la descompostura, mal uso, mal funcionamiento o fallas del mismo.</w:t>
      </w:r>
    </w:p>
    <w:p w14:paraId="3AFD7561" w14:textId="77777777" w:rsidR="00F806C4" w:rsidRDefault="00DA3EC3">
      <w:pPr>
        <w:pStyle w:val="Textoindependiente"/>
        <w:spacing w:before="196"/>
        <w:ind w:left="230" w:right="227"/>
        <w:jc w:val="both"/>
      </w:pPr>
      <w:r>
        <w:rPr>
          <w:rFonts w:ascii="Arial" w:hAnsi="Arial"/>
          <w:b/>
        </w:rPr>
        <w:t>“EL</w:t>
      </w:r>
      <w:r>
        <w:rPr>
          <w:rFonts w:ascii="Arial" w:hAnsi="Arial"/>
          <w:b/>
          <w:spacing w:val="-7"/>
        </w:rPr>
        <w:t xml:space="preserve"> </w:t>
      </w:r>
      <w:r>
        <w:rPr>
          <w:rFonts w:ascii="Arial" w:hAnsi="Arial"/>
          <w:b/>
        </w:rPr>
        <w:t>SUSCRIPTOR”</w:t>
      </w:r>
      <w:r>
        <w:rPr>
          <w:rFonts w:ascii="Arial" w:hAnsi="Arial"/>
          <w:b/>
          <w:spacing w:val="-5"/>
        </w:rPr>
        <w:t xml:space="preserve"> </w:t>
      </w:r>
      <w:r>
        <w:t>se</w:t>
      </w:r>
      <w:r>
        <w:rPr>
          <w:spacing w:val="-9"/>
        </w:rPr>
        <w:t xml:space="preserve"> </w:t>
      </w:r>
      <w:r>
        <w:t>obliga</w:t>
      </w:r>
      <w:r>
        <w:rPr>
          <w:spacing w:val="-9"/>
        </w:rPr>
        <w:t xml:space="preserve"> </w:t>
      </w:r>
      <w:r>
        <w:t>a:</w:t>
      </w:r>
      <w:r>
        <w:rPr>
          <w:spacing w:val="-7"/>
        </w:rPr>
        <w:t xml:space="preserve"> </w:t>
      </w:r>
      <w:r>
        <w:t>No</w:t>
      </w:r>
      <w:r>
        <w:rPr>
          <w:spacing w:val="-7"/>
        </w:rPr>
        <w:t xml:space="preserve"> </w:t>
      </w:r>
      <w:r>
        <w:t>vender</w:t>
      </w:r>
      <w:r>
        <w:rPr>
          <w:spacing w:val="-9"/>
        </w:rPr>
        <w:t xml:space="preserve"> </w:t>
      </w:r>
      <w:r>
        <w:t>el</w:t>
      </w:r>
      <w:r>
        <w:rPr>
          <w:spacing w:val="-6"/>
        </w:rPr>
        <w:t xml:space="preserve"> </w:t>
      </w:r>
      <w:r>
        <w:t>Equipo,</w:t>
      </w:r>
      <w:r>
        <w:rPr>
          <w:spacing w:val="-7"/>
        </w:rPr>
        <w:t xml:space="preserve"> </w:t>
      </w:r>
      <w:r>
        <w:t>ni</w:t>
      </w:r>
      <w:r>
        <w:rPr>
          <w:spacing w:val="-6"/>
        </w:rPr>
        <w:t xml:space="preserve"> </w:t>
      </w:r>
      <w:r>
        <w:t>cambiar</w:t>
      </w:r>
      <w:r>
        <w:rPr>
          <w:spacing w:val="-7"/>
        </w:rPr>
        <w:t xml:space="preserve"> </w:t>
      </w:r>
      <w:r>
        <w:t>de</w:t>
      </w:r>
      <w:r>
        <w:rPr>
          <w:spacing w:val="-6"/>
        </w:rPr>
        <w:t xml:space="preserve"> </w:t>
      </w:r>
      <w:r>
        <w:t>domicilio</w:t>
      </w:r>
      <w:r>
        <w:rPr>
          <w:spacing w:val="-6"/>
        </w:rPr>
        <w:t xml:space="preserve"> </w:t>
      </w:r>
      <w:r>
        <w:t>la</w:t>
      </w:r>
      <w:r>
        <w:rPr>
          <w:spacing w:val="-6"/>
        </w:rPr>
        <w:t xml:space="preserve"> </w:t>
      </w:r>
      <w:r>
        <w:t>instalación</w:t>
      </w:r>
      <w:r>
        <w:rPr>
          <w:spacing w:val="-9"/>
        </w:rPr>
        <w:t xml:space="preserve"> </w:t>
      </w:r>
      <w:r>
        <w:t>original,</w:t>
      </w:r>
      <w:r>
        <w:rPr>
          <w:spacing w:val="-7"/>
        </w:rPr>
        <w:t xml:space="preserve"> </w:t>
      </w:r>
      <w:r>
        <w:t>NO</w:t>
      </w:r>
      <w:r>
        <w:rPr>
          <w:spacing w:val="-8"/>
        </w:rPr>
        <w:t xml:space="preserve"> </w:t>
      </w:r>
      <w:r>
        <w:t>permitir</w:t>
      </w:r>
      <w:r>
        <w:rPr>
          <w:spacing w:val="-7"/>
        </w:rPr>
        <w:t xml:space="preserve"> </w:t>
      </w:r>
      <w:r>
        <w:t>que</w:t>
      </w:r>
      <w:r>
        <w:rPr>
          <w:spacing w:val="-6"/>
        </w:rPr>
        <w:t xml:space="preserve"> </w:t>
      </w:r>
      <w:r>
        <w:t>un</w:t>
      </w:r>
      <w:r>
        <w:rPr>
          <w:spacing w:val="-6"/>
        </w:rPr>
        <w:t xml:space="preserve"> </w:t>
      </w:r>
      <w:r>
        <w:t xml:space="preserve">tercero no autorizado haga uso del Equipo, ni ceder el Equipo sin el consentimiento de </w:t>
      </w:r>
      <w:r>
        <w:rPr>
          <w:rFonts w:ascii="Arial" w:hAnsi="Arial"/>
          <w:b/>
        </w:rPr>
        <w:t xml:space="preserve">“EL PROVEEDOR” </w:t>
      </w:r>
      <w:r>
        <w:t xml:space="preserve">y utilizar el Equipo en la forma autorizada por </w:t>
      </w:r>
      <w:r>
        <w:rPr>
          <w:rFonts w:ascii="Arial" w:hAnsi="Arial"/>
          <w:b/>
        </w:rPr>
        <w:t>“EL PROVEEDOR”</w:t>
      </w:r>
      <w:r>
        <w:t>.</w:t>
      </w:r>
    </w:p>
    <w:p w14:paraId="288CDF49" w14:textId="77777777" w:rsidR="00F806C4" w:rsidRDefault="00F806C4">
      <w:pPr>
        <w:pStyle w:val="Textoindependiente"/>
      </w:pPr>
    </w:p>
    <w:p w14:paraId="3F5EAD37" w14:textId="77777777" w:rsidR="00F806C4" w:rsidRDefault="00DA3EC3">
      <w:pPr>
        <w:pStyle w:val="Textoindependiente"/>
        <w:spacing w:line="242" w:lineRule="auto"/>
        <w:ind w:left="230" w:right="225"/>
        <w:jc w:val="both"/>
      </w:pPr>
      <w:r>
        <w:rPr>
          <w:rFonts w:ascii="Arial" w:hAnsi="Arial"/>
          <w:b/>
        </w:rPr>
        <w:t>“EL</w:t>
      </w:r>
      <w:r>
        <w:rPr>
          <w:rFonts w:ascii="Arial" w:hAnsi="Arial"/>
          <w:b/>
          <w:spacing w:val="-2"/>
        </w:rPr>
        <w:t xml:space="preserve"> </w:t>
      </w:r>
      <w:r>
        <w:rPr>
          <w:rFonts w:ascii="Arial" w:hAnsi="Arial"/>
          <w:b/>
        </w:rPr>
        <w:t xml:space="preserve">SUSCRIPTOR” </w:t>
      </w:r>
      <w:r>
        <w:t>deberá</w:t>
      </w:r>
      <w:r>
        <w:rPr>
          <w:spacing w:val="-2"/>
        </w:rPr>
        <w:t xml:space="preserve"> </w:t>
      </w:r>
      <w:r>
        <w:t>contar</w:t>
      </w:r>
      <w:r>
        <w:rPr>
          <w:spacing w:val="-4"/>
        </w:rPr>
        <w:t xml:space="preserve"> </w:t>
      </w:r>
      <w:r>
        <w:t>con</w:t>
      </w:r>
      <w:r>
        <w:rPr>
          <w:spacing w:val="-2"/>
        </w:rPr>
        <w:t xml:space="preserve"> </w:t>
      </w:r>
      <w:r>
        <w:t>la</w:t>
      </w:r>
      <w:r>
        <w:rPr>
          <w:spacing w:val="-2"/>
        </w:rPr>
        <w:t xml:space="preserve"> </w:t>
      </w:r>
      <w:r>
        <w:t>instalación</w:t>
      </w:r>
      <w:r>
        <w:rPr>
          <w:spacing w:val="-4"/>
        </w:rPr>
        <w:t xml:space="preserve"> </w:t>
      </w:r>
      <w:r>
        <w:t>eléctrica</w:t>
      </w:r>
      <w:r>
        <w:rPr>
          <w:spacing w:val="-2"/>
        </w:rPr>
        <w:t xml:space="preserve"> </w:t>
      </w:r>
      <w:r>
        <w:t>que</w:t>
      </w:r>
      <w:r>
        <w:rPr>
          <w:spacing w:val="-2"/>
        </w:rPr>
        <w:t xml:space="preserve"> </w:t>
      </w:r>
      <w:r>
        <w:t>cumpla</w:t>
      </w:r>
      <w:r>
        <w:rPr>
          <w:spacing w:val="-2"/>
        </w:rPr>
        <w:t xml:space="preserve"> </w:t>
      </w:r>
      <w:r>
        <w:t>con</w:t>
      </w:r>
      <w:r>
        <w:rPr>
          <w:spacing w:val="-2"/>
        </w:rPr>
        <w:t xml:space="preserve"> </w:t>
      </w:r>
      <w:r>
        <w:t>las</w:t>
      </w:r>
      <w:r>
        <w:rPr>
          <w:spacing w:val="-1"/>
        </w:rPr>
        <w:t xml:space="preserve"> </w:t>
      </w:r>
      <w:r>
        <w:t>especificaciones</w:t>
      </w:r>
      <w:r>
        <w:rPr>
          <w:spacing w:val="-1"/>
        </w:rPr>
        <w:t xml:space="preserve"> </w:t>
      </w:r>
      <w:r>
        <w:t>de</w:t>
      </w:r>
      <w:r>
        <w:rPr>
          <w:spacing w:val="-2"/>
        </w:rPr>
        <w:t xml:space="preserve"> </w:t>
      </w:r>
      <w:r>
        <w:t>la</w:t>
      </w:r>
      <w:r>
        <w:rPr>
          <w:spacing w:val="-2"/>
        </w:rPr>
        <w:t xml:space="preserve"> </w:t>
      </w:r>
      <w:r>
        <w:t>Comisión</w:t>
      </w:r>
      <w:r>
        <w:rPr>
          <w:spacing w:val="-4"/>
        </w:rPr>
        <w:t xml:space="preserve"> </w:t>
      </w:r>
      <w:r>
        <w:t>Federal</w:t>
      </w:r>
      <w:r>
        <w:rPr>
          <w:spacing w:val="-2"/>
        </w:rPr>
        <w:t xml:space="preserve"> </w:t>
      </w:r>
      <w:r>
        <w:t>de Electricidad;</w:t>
      </w:r>
      <w:r>
        <w:rPr>
          <w:spacing w:val="40"/>
        </w:rPr>
        <w:t xml:space="preserve"> </w:t>
      </w:r>
      <w:r>
        <w:rPr>
          <w:rFonts w:ascii="Arial" w:hAnsi="Arial"/>
          <w:b/>
        </w:rPr>
        <w:t xml:space="preserve">“EL SUSCRIPTOR” </w:t>
      </w:r>
      <w:r>
        <w:t xml:space="preserve">reconoce que </w:t>
      </w:r>
      <w:r>
        <w:rPr>
          <w:rFonts w:ascii="Arial" w:hAnsi="Arial"/>
          <w:b/>
        </w:rPr>
        <w:t xml:space="preserve">“EL PROVEEDOR” </w:t>
      </w:r>
      <w:r>
        <w:t>no se hará responsable de los daños o pérdidas en los equipos</w:t>
      </w:r>
      <w:r>
        <w:rPr>
          <w:spacing w:val="-11"/>
        </w:rPr>
        <w:t xml:space="preserve"> </w:t>
      </w:r>
      <w:r>
        <w:t>propiedad</w:t>
      </w:r>
      <w:r>
        <w:rPr>
          <w:spacing w:val="-11"/>
        </w:rPr>
        <w:t xml:space="preserve"> </w:t>
      </w:r>
      <w:r>
        <w:t>del</w:t>
      </w:r>
      <w:r>
        <w:rPr>
          <w:spacing w:val="-11"/>
        </w:rPr>
        <w:t xml:space="preserve"> </w:t>
      </w:r>
      <w:r>
        <w:t>suscriptor</w:t>
      </w:r>
      <w:r>
        <w:rPr>
          <w:spacing w:val="-9"/>
        </w:rPr>
        <w:t xml:space="preserve"> </w:t>
      </w:r>
      <w:r>
        <w:t>por</w:t>
      </w:r>
      <w:r>
        <w:rPr>
          <w:spacing w:val="-12"/>
        </w:rPr>
        <w:t xml:space="preserve"> </w:t>
      </w:r>
      <w:r>
        <w:t>variaciones</w:t>
      </w:r>
      <w:r>
        <w:rPr>
          <w:spacing w:val="-11"/>
        </w:rPr>
        <w:t xml:space="preserve"> </w:t>
      </w:r>
      <w:r>
        <w:t>de</w:t>
      </w:r>
      <w:r>
        <w:rPr>
          <w:spacing w:val="-11"/>
        </w:rPr>
        <w:t xml:space="preserve"> </w:t>
      </w:r>
      <w:r>
        <w:t>voltaje</w:t>
      </w:r>
      <w:r>
        <w:rPr>
          <w:spacing w:val="-11"/>
        </w:rPr>
        <w:t xml:space="preserve"> </w:t>
      </w:r>
      <w:r>
        <w:t>o</w:t>
      </w:r>
      <w:r>
        <w:rPr>
          <w:spacing w:val="-11"/>
        </w:rPr>
        <w:t xml:space="preserve"> </w:t>
      </w:r>
      <w:r>
        <w:t>descargas</w:t>
      </w:r>
      <w:r>
        <w:rPr>
          <w:spacing w:val="-11"/>
        </w:rPr>
        <w:t xml:space="preserve"> </w:t>
      </w:r>
      <w:r>
        <w:t>eléctricas,</w:t>
      </w:r>
      <w:r>
        <w:rPr>
          <w:spacing w:val="-3"/>
        </w:rPr>
        <w:t xml:space="preserve"> </w:t>
      </w:r>
      <w:r>
        <w:rPr>
          <w:rFonts w:ascii="Arial" w:hAnsi="Arial"/>
          <w:b/>
        </w:rPr>
        <w:t>“EL</w:t>
      </w:r>
      <w:r>
        <w:rPr>
          <w:rFonts w:ascii="Arial" w:hAnsi="Arial"/>
          <w:b/>
          <w:spacing w:val="-9"/>
        </w:rPr>
        <w:t xml:space="preserve"> </w:t>
      </w:r>
      <w:r>
        <w:rPr>
          <w:rFonts w:ascii="Arial" w:hAnsi="Arial"/>
          <w:b/>
        </w:rPr>
        <w:t>SUSCRIPTOR”</w:t>
      </w:r>
      <w:r>
        <w:rPr>
          <w:rFonts w:ascii="Arial" w:hAnsi="Arial"/>
          <w:b/>
          <w:spacing w:val="-8"/>
        </w:rPr>
        <w:t xml:space="preserve"> </w:t>
      </w:r>
      <w:r>
        <w:t>y/o</w:t>
      </w:r>
      <w:r>
        <w:rPr>
          <w:spacing w:val="-8"/>
        </w:rPr>
        <w:t xml:space="preserve"> </w:t>
      </w:r>
      <w:r>
        <w:t>un</w:t>
      </w:r>
      <w:r>
        <w:rPr>
          <w:spacing w:val="-11"/>
        </w:rPr>
        <w:t xml:space="preserve"> </w:t>
      </w:r>
      <w:r>
        <w:t>tercero</w:t>
      </w:r>
      <w:r>
        <w:rPr>
          <w:spacing w:val="-11"/>
        </w:rPr>
        <w:t xml:space="preserve"> </w:t>
      </w:r>
      <w:r>
        <w:t>que</w:t>
      </w:r>
      <w:r>
        <w:rPr>
          <w:spacing w:val="-9"/>
        </w:rPr>
        <w:t xml:space="preserve"> </w:t>
      </w:r>
      <w:r>
        <w:t>haya manipulado las instalaciones eléctricas.</w:t>
      </w:r>
      <w:r>
        <w:rPr>
          <w:spacing w:val="40"/>
        </w:rPr>
        <w:t xml:space="preserve"> </w:t>
      </w:r>
      <w:r>
        <w:rPr>
          <w:rFonts w:ascii="Arial" w:hAnsi="Arial"/>
          <w:b/>
        </w:rPr>
        <w:t xml:space="preserve">“EL PROVEEDOR” </w:t>
      </w:r>
      <w:r>
        <w:t>se hará responsable de las fallas del servicio provocadas por variaciones de voltaje o descargas eléctricas en los equipos terminales otorgados en comodato.</w:t>
      </w:r>
    </w:p>
    <w:p w14:paraId="2E27EB93" w14:textId="15A41C9D" w:rsidR="00F806C4" w:rsidRDefault="00DA3EC3">
      <w:pPr>
        <w:pStyle w:val="Textoindependiente"/>
        <w:spacing w:before="198" w:line="242" w:lineRule="auto"/>
        <w:ind w:left="230" w:right="226"/>
        <w:jc w:val="both"/>
      </w:pPr>
      <w:r>
        <w:t xml:space="preserve">En el caso de que el Equipo otorgado en comodato, sea robado u objeto de siniestro, </w:t>
      </w:r>
      <w:r>
        <w:rPr>
          <w:rFonts w:ascii="Arial" w:hAnsi="Arial"/>
          <w:b/>
        </w:rPr>
        <w:t xml:space="preserve">“EL SUSCRIPTOR” </w:t>
      </w:r>
      <w:r>
        <w:t>deberá dar aviso inmediato al Centro de Atención Telefónica</w:t>
      </w:r>
      <w:ins w:id="246" w:author="ARAMC" w:date="2026-01-20T10:22:00Z">
        <w:r w:rsidR="00E34E46" w:rsidRPr="00E34E46">
          <w:rPr>
            <w:rFonts w:ascii="Arial" w:eastAsia="Times New Roman" w:hAnsi="Arial" w:cs="Arial"/>
            <w:bCs/>
            <w:lang w:eastAsia="es-ES"/>
          </w:rPr>
          <w:t xml:space="preserve"> </w:t>
        </w:r>
        <w:r w:rsidR="00E34E46" w:rsidRPr="004A3CFD">
          <w:rPr>
            <w:rFonts w:ascii="Arial" w:eastAsia="Times New Roman" w:hAnsi="Arial" w:cs="Arial"/>
            <w:bCs/>
            <w:lang w:eastAsia="es-ES"/>
          </w:rPr>
          <w:t>por los medios señalados en la carátula</w:t>
        </w:r>
      </w:ins>
      <w:r>
        <w:t>, en un plazo que no excederá de veinticuatro horas posteriores al evento para la reposición del Equipo.</w:t>
      </w:r>
    </w:p>
    <w:p w14:paraId="4C854303" w14:textId="53EA5D4B" w:rsidR="00F806C4" w:rsidRDefault="00DA3EC3">
      <w:pPr>
        <w:pStyle w:val="Textoindependiente"/>
        <w:spacing w:before="201" w:line="242" w:lineRule="auto"/>
        <w:ind w:left="230" w:right="223"/>
        <w:jc w:val="both"/>
      </w:pPr>
      <w:r>
        <w:rPr>
          <w:rFonts w:ascii="Arial" w:hAnsi="Arial"/>
          <w:b/>
        </w:rPr>
        <w:t>“EL</w:t>
      </w:r>
      <w:r>
        <w:rPr>
          <w:rFonts w:ascii="Arial" w:hAnsi="Arial"/>
          <w:b/>
          <w:spacing w:val="-1"/>
        </w:rPr>
        <w:t xml:space="preserve"> </w:t>
      </w:r>
      <w:r>
        <w:rPr>
          <w:rFonts w:ascii="Arial" w:hAnsi="Arial"/>
          <w:b/>
        </w:rPr>
        <w:t xml:space="preserve">SUSCRIPTOR” </w:t>
      </w:r>
      <w:r>
        <w:t>tendrá</w:t>
      </w:r>
      <w:r>
        <w:rPr>
          <w:spacing w:val="-1"/>
        </w:rPr>
        <w:t xml:space="preserve"> </w:t>
      </w:r>
      <w:r>
        <w:t>un</w:t>
      </w:r>
      <w:r>
        <w:rPr>
          <w:spacing w:val="-3"/>
        </w:rPr>
        <w:t xml:space="preserve"> </w:t>
      </w:r>
      <w:r>
        <w:t>plazo</w:t>
      </w:r>
      <w:r>
        <w:rPr>
          <w:spacing w:val="-1"/>
        </w:rPr>
        <w:t xml:space="preserve"> </w:t>
      </w:r>
      <w:r>
        <w:t>de</w:t>
      </w:r>
      <w:r>
        <w:rPr>
          <w:spacing w:val="-3"/>
        </w:rPr>
        <w:t xml:space="preserve"> </w:t>
      </w:r>
      <w:r>
        <w:t>30</w:t>
      </w:r>
      <w:r>
        <w:rPr>
          <w:spacing w:val="-1"/>
        </w:rPr>
        <w:t xml:space="preserve"> </w:t>
      </w:r>
      <w:r>
        <w:t>días hábiles</w:t>
      </w:r>
      <w:r>
        <w:rPr>
          <w:spacing w:val="-2"/>
        </w:rPr>
        <w:t xml:space="preserve"> </w:t>
      </w:r>
      <w:r>
        <w:t>posteriores al</w:t>
      </w:r>
      <w:r>
        <w:rPr>
          <w:spacing w:val="-3"/>
        </w:rPr>
        <w:t xml:space="preserve"> </w:t>
      </w:r>
      <w:r>
        <w:t>mismo</w:t>
      </w:r>
      <w:r>
        <w:rPr>
          <w:spacing w:val="-1"/>
        </w:rPr>
        <w:t xml:space="preserve"> </w:t>
      </w:r>
      <w:r>
        <w:t>para</w:t>
      </w:r>
      <w:r>
        <w:rPr>
          <w:spacing w:val="-3"/>
        </w:rPr>
        <w:t xml:space="preserve"> </w:t>
      </w:r>
      <w:r>
        <w:t>presentar</w:t>
      </w:r>
      <w:r>
        <w:rPr>
          <w:spacing w:val="-1"/>
        </w:rPr>
        <w:t xml:space="preserve"> </w:t>
      </w:r>
      <w:r>
        <w:t>copia</w:t>
      </w:r>
      <w:r>
        <w:rPr>
          <w:spacing w:val="-1"/>
        </w:rPr>
        <w:t xml:space="preserve"> </w:t>
      </w:r>
      <w:r>
        <w:t>certificada</w:t>
      </w:r>
      <w:r>
        <w:rPr>
          <w:spacing w:val="-1"/>
        </w:rPr>
        <w:t xml:space="preserve"> </w:t>
      </w:r>
      <w:r>
        <w:t>de</w:t>
      </w:r>
      <w:r>
        <w:rPr>
          <w:spacing w:val="-1"/>
        </w:rPr>
        <w:t xml:space="preserve"> </w:t>
      </w:r>
      <w:r>
        <w:t>la</w:t>
      </w:r>
      <w:r>
        <w:rPr>
          <w:spacing w:val="-3"/>
        </w:rPr>
        <w:t xml:space="preserve"> </w:t>
      </w:r>
      <w:r>
        <w:t>constancia correspondiente</w:t>
      </w:r>
      <w:r>
        <w:rPr>
          <w:spacing w:val="-11"/>
        </w:rPr>
        <w:t xml:space="preserve"> </w:t>
      </w:r>
      <w:r>
        <w:t>levantada</w:t>
      </w:r>
      <w:r>
        <w:rPr>
          <w:spacing w:val="-10"/>
        </w:rPr>
        <w:t xml:space="preserve"> </w:t>
      </w:r>
      <w:r>
        <w:t>ante</w:t>
      </w:r>
      <w:r>
        <w:rPr>
          <w:spacing w:val="-10"/>
        </w:rPr>
        <w:t xml:space="preserve"> </w:t>
      </w:r>
      <w:r>
        <w:t>una</w:t>
      </w:r>
      <w:r>
        <w:rPr>
          <w:spacing w:val="-10"/>
        </w:rPr>
        <w:t xml:space="preserve"> </w:t>
      </w:r>
      <w:r>
        <w:t>Autoridad</w:t>
      </w:r>
      <w:r>
        <w:rPr>
          <w:spacing w:val="-10"/>
        </w:rPr>
        <w:t xml:space="preserve"> </w:t>
      </w:r>
      <w:r>
        <w:t>Competente,</w:t>
      </w:r>
      <w:r>
        <w:rPr>
          <w:spacing w:val="-13"/>
        </w:rPr>
        <w:t xml:space="preserve"> </w:t>
      </w:r>
      <w:r>
        <w:t>para</w:t>
      </w:r>
      <w:r>
        <w:rPr>
          <w:spacing w:val="-10"/>
        </w:rPr>
        <w:t xml:space="preserve"> </w:t>
      </w:r>
      <w:r>
        <w:t>acreditar</w:t>
      </w:r>
      <w:r>
        <w:rPr>
          <w:spacing w:val="-11"/>
        </w:rPr>
        <w:t xml:space="preserve"> </w:t>
      </w:r>
      <w:r>
        <w:t>el</w:t>
      </w:r>
      <w:r>
        <w:rPr>
          <w:spacing w:val="-10"/>
        </w:rPr>
        <w:t xml:space="preserve"> </w:t>
      </w:r>
      <w:r>
        <w:t>objeto</w:t>
      </w:r>
      <w:r>
        <w:rPr>
          <w:spacing w:val="-10"/>
        </w:rPr>
        <w:t xml:space="preserve"> </w:t>
      </w:r>
      <w:r>
        <w:t>de</w:t>
      </w:r>
      <w:r>
        <w:rPr>
          <w:spacing w:val="-10"/>
        </w:rPr>
        <w:t xml:space="preserve"> </w:t>
      </w:r>
      <w:r>
        <w:t>robo</w:t>
      </w:r>
      <w:r>
        <w:rPr>
          <w:spacing w:val="-10"/>
        </w:rPr>
        <w:t xml:space="preserve"> </w:t>
      </w:r>
      <w:r>
        <w:t>o</w:t>
      </w:r>
      <w:r>
        <w:rPr>
          <w:spacing w:val="-10"/>
        </w:rPr>
        <w:t xml:space="preserve"> </w:t>
      </w:r>
      <w:r>
        <w:t>siniestro,</w:t>
      </w:r>
      <w:r>
        <w:rPr>
          <w:spacing w:val="-10"/>
        </w:rPr>
        <w:t xml:space="preserve"> </w:t>
      </w:r>
      <w:r>
        <w:t>para</w:t>
      </w:r>
      <w:r>
        <w:rPr>
          <w:spacing w:val="-10"/>
        </w:rPr>
        <w:t xml:space="preserve"> </w:t>
      </w:r>
      <w:r>
        <w:t>que</w:t>
      </w:r>
      <w:r>
        <w:rPr>
          <w:spacing w:val="-10"/>
        </w:rPr>
        <w:t xml:space="preserve"> </w:t>
      </w:r>
      <w:r>
        <w:t>no</w:t>
      </w:r>
      <w:r>
        <w:rPr>
          <w:spacing w:val="-10"/>
        </w:rPr>
        <w:t xml:space="preserve"> </w:t>
      </w:r>
      <w:r>
        <w:t>tenga</w:t>
      </w:r>
      <w:r>
        <w:rPr>
          <w:spacing w:val="-10"/>
        </w:rPr>
        <w:t xml:space="preserve"> </w:t>
      </w:r>
      <w:r>
        <w:t>costo la reposición del equipo.</w:t>
      </w:r>
    </w:p>
    <w:p w14:paraId="2F68B769" w14:textId="6EFD23FE" w:rsidR="00F806C4" w:rsidRDefault="00DA3EC3">
      <w:pPr>
        <w:spacing w:before="199" w:line="247" w:lineRule="auto"/>
        <w:ind w:left="230" w:right="225"/>
        <w:jc w:val="both"/>
        <w:rPr>
          <w:sz w:val="18"/>
        </w:rPr>
      </w:pPr>
      <w:r>
        <w:rPr>
          <w:rFonts w:ascii="Arial" w:hAnsi="Arial"/>
          <w:b/>
          <w:sz w:val="18"/>
        </w:rPr>
        <w:t>DÉCIMA PRIMERA.</w:t>
      </w:r>
      <w:r>
        <w:rPr>
          <w:rFonts w:ascii="Arial" w:hAnsi="Arial"/>
          <w:b/>
          <w:spacing w:val="40"/>
          <w:sz w:val="18"/>
        </w:rPr>
        <w:t xml:space="preserve"> </w:t>
      </w:r>
      <w:r>
        <w:rPr>
          <w:rFonts w:ascii="Arial" w:hAnsi="Arial"/>
          <w:b/>
          <w:sz w:val="18"/>
        </w:rPr>
        <w:t xml:space="preserve">“EL SUSCRIPTOR” </w:t>
      </w:r>
      <w:r>
        <w:rPr>
          <w:sz w:val="18"/>
        </w:rPr>
        <w:t xml:space="preserve">deberá comunicar en forma inmediata a </w:t>
      </w:r>
      <w:r>
        <w:rPr>
          <w:rFonts w:ascii="Arial" w:hAnsi="Arial"/>
          <w:b/>
          <w:sz w:val="18"/>
        </w:rPr>
        <w:t xml:space="preserve">“EL PROVEEDOR” </w:t>
      </w:r>
      <w:r>
        <w:rPr>
          <w:sz w:val="18"/>
        </w:rPr>
        <w:t>las fallas o interrupciones del Servicio(s)</w:t>
      </w:r>
      <w:ins w:id="247" w:author="ARAMC" w:date="2026-01-20T10:23:00Z">
        <w:r w:rsidR="00E34E46">
          <w:rPr>
            <w:sz w:val="18"/>
          </w:rPr>
          <w:t xml:space="preserve"> a través de </w:t>
        </w:r>
        <w:r w:rsidR="00E34E46" w:rsidRPr="004A3CFD">
          <w:rPr>
            <w:rFonts w:ascii="Arial" w:eastAsia="Times New Roman" w:hAnsi="Arial" w:cs="Arial"/>
            <w:bCs/>
            <w:sz w:val="18"/>
            <w:szCs w:val="18"/>
            <w:lang w:eastAsia="es-ES"/>
          </w:rPr>
          <w:t>los medios señalados en la carátula</w:t>
        </w:r>
      </w:ins>
      <w:ins w:id="248" w:author="ARAMC" w:date="2026-01-20T10:24:00Z">
        <w:r w:rsidR="009541C0">
          <w:rPr>
            <w:rFonts w:ascii="Arial" w:eastAsia="Times New Roman" w:hAnsi="Arial" w:cs="Arial"/>
            <w:bCs/>
            <w:sz w:val="18"/>
            <w:szCs w:val="18"/>
            <w:lang w:eastAsia="es-ES"/>
          </w:rPr>
          <w:t xml:space="preserve"> </w:t>
        </w:r>
        <w:r w:rsidR="009541C0" w:rsidRPr="004A3CFD">
          <w:rPr>
            <w:rFonts w:ascii="Arial" w:eastAsia="Times New Roman" w:hAnsi="Arial" w:cs="Arial"/>
            <w:bCs/>
            <w:sz w:val="18"/>
            <w:szCs w:val="18"/>
            <w:lang w:eastAsia="es-ES"/>
          </w:rPr>
          <w:t>para tales efectos</w:t>
        </w:r>
      </w:ins>
      <w:r>
        <w:rPr>
          <w:sz w:val="18"/>
        </w:rPr>
        <w:t>.</w:t>
      </w:r>
    </w:p>
    <w:p w14:paraId="5F511182" w14:textId="77777777" w:rsidR="00F806C4" w:rsidRDefault="00DA3EC3">
      <w:pPr>
        <w:pStyle w:val="Textoindependiente"/>
        <w:spacing w:before="195" w:line="242" w:lineRule="auto"/>
        <w:ind w:left="230" w:right="224"/>
        <w:jc w:val="both"/>
      </w:pPr>
      <w:r>
        <w:t xml:space="preserve">Siempre y cuando por causas imputables a </w:t>
      </w:r>
      <w:r>
        <w:rPr>
          <w:rFonts w:ascii="Arial" w:hAnsi="Arial"/>
          <w:b/>
        </w:rPr>
        <w:t xml:space="preserve">“EL PROVEEDOR” </w:t>
      </w:r>
      <w:r>
        <w:t xml:space="preserve">no se preste el servicio de telecomunicaciones en la forma y términos convenidos, éste dejará de cobrar a </w:t>
      </w:r>
      <w:r>
        <w:rPr>
          <w:rFonts w:ascii="Arial" w:hAnsi="Arial"/>
          <w:b/>
        </w:rPr>
        <w:t xml:space="preserve">“EL SUSCRIPTOR” </w:t>
      </w:r>
      <w:r>
        <w:t>la parte proporcional del precio del servicio que se dejó de prestar, y deberá bonificar por lo menos el 20% del monto del periodo de afectación.</w:t>
      </w:r>
    </w:p>
    <w:p w14:paraId="44198450" w14:textId="77777777" w:rsidR="00F806C4" w:rsidRDefault="00DA3EC3">
      <w:pPr>
        <w:pStyle w:val="Textoindependiente"/>
        <w:spacing w:before="206"/>
        <w:ind w:left="230" w:right="225"/>
        <w:jc w:val="both"/>
      </w:pPr>
      <w:r>
        <w:t>Cuando</w:t>
      </w:r>
      <w:r>
        <w:rPr>
          <w:spacing w:val="-3"/>
        </w:rPr>
        <w:t xml:space="preserve"> </w:t>
      </w:r>
      <w:r>
        <w:t>la</w:t>
      </w:r>
      <w:r>
        <w:rPr>
          <w:spacing w:val="-3"/>
        </w:rPr>
        <w:t xml:space="preserve"> </w:t>
      </w:r>
      <w:r>
        <w:t>suspensión</w:t>
      </w:r>
      <w:r>
        <w:rPr>
          <w:spacing w:val="-3"/>
        </w:rPr>
        <w:t xml:space="preserve"> </w:t>
      </w:r>
      <w:r>
        <w:t>sea por</w:t>
      </w:r>
      <w:r>
        <w:rPr>
          <w:spacing w:val="-4"/>
        </w:rPr>
        <w:t xml:space="preserve"> </w:t>
      </w:r>
      <w:r>
        <w:t>casos</w:t>
      </w:r>
      <w:r>
        <w:rPr>
          <w:spacing w:val="-3"/>
        </w:rPr>
        <w:t xml:space="preserve"> </w:t>
      </w:r>
      <w:r>
        <w:t>fortuitos o</w:t>
      </w:r>
      <w:r>
        <w:rPr>
          <w:spacing w:val="-3"/>
        </w:rPr>
        <w:t xml:space="preserve"> </w:t>
      </w:r>
      <w:r>
        <w:t>de</w:t>
      </w:r>
      <w:r>
        <w:rPr>
          <w:spacing w:val="-1"/>
        </w:rPr>
        <w:t xml:space="preserve"> </w:t>
      </w:r>
      <w:r>
        <w:t>fuerza</w:t>
      </w:r>
      <w:r>
        <w:rPr>
          <w:spacing w:val="-3"/>
        </w:rPr>
        <w:t xml:space="preserve"> </w:t>
      </w:r>
      <w:r>
        <w:t>mayor,</w:t>
      </w:r>
      <w:r>
        <w:rPr>
          <w:spacing w:val="-1"/>
        </w:rPr>
        <w:t xml:space="preserve"> </w:t>
      </w:r>
      <w:r>
        <w:t>si</w:t>
      </w:r>
      <w:r>
        <w:rPr>
          <w:spacing w:val="-3"/>
        </w:rPr>
        <w:t xml:space="preserve"> </w:t>
      </w:r>
      <w:r>
        <w:t>la</w:t>
      </w:r>
      <w:r>
        <w:rPr>
          <w:spacing w:val="-3"/>
        </w:rPr>
        <w:t xml:space="preserve"> </w:t>
      </w:r>
      <w:r>
        <w:t>misma</w:t>
      </w:r>
      <w:r>
        <w:rPr>
          <w:spacing w:val="-1"/>
        </w:rPr>
        <w:t xml:space="preserve"> </w:t>
      </w:r>
      <w:r>
        <w:t>dura</w:t>
      </w:r>
      <w:r>
        <w:rPr>
          <w:spacing w:val="-1"/>
        </w:rPr>
        <w:t xml:space="preserve"> </w:t>
      </w:r>
      <w:r>
        <w:t>más</w:t>
      </w:r>
      <w:r>
        <w:rPr>
          <w:spacing w:val="-2"/>
        </w:rPr>
        <w:t xml:space="preserve"> </w:t>
      </w:r>
      <w:r>
        <w:t>de</w:t>
      </w:r>
      <w:r>
        <w:rPr>
          <w:spacing w:val="-3"/>
        </w:rPr>
        <w:t xml:space="preserve"> </w:t>
      </w:r>
      <w:r>
        <w:t>72</w:t>
      </w:r>
      <w:r>
        <w:rPr>
          <w:spacing w:val="-1"/>
        </w:rPr>
        <w:t xml:space="preserve"> </w:t>
      </w:r>
      <w:r>
        <w:t>horas</w:t>
      </w:r>
      <w:r>
        <w:rPr>
          <w:spacing w:val="-2"/>
        </w:rPr>
        <w:t xml:space="preserve"> </w:t>
      </w:r>
      <w:r>
        <w:t>consecutivas</w:t>
      </w:r>
      <w:r>
        <w:rPr>
          <w:spacing w:val="-2"/>
        </w:rPr>
        <w:t xml:space="preserve"> </w:t>
      </w:r>
      <w:r>
        <w:t xml:space="preserve">siguientes al reporte </w:t>
      </w:r>
      <w:r>
        <w:rPr>
          <w:rFonts w:ascii="Arial" w:hAnsi="Arial"/>
          <w:b/>
        </w:rPr>
        <w:t xml:space="preserve">“EL PROVEEDOR”, </w:t>
      </w:r>
      <w:r>
        <w:t xml:space="preserve">hará la compensación por la parte proporcional del periodo en que se dejó de prestar el servicio contratado por </w:t>
      </w:r>
      <w:r>
        <w:rPr>
          <w:rFonts w:ascii="Arial" w:hAnsi="Arial"/>
          <w:b/>
        </w:rPr>
        <w:t xml:space="preserve">“EL SUSCRIPTOR”, </w:t>
      </w:r>
      <w:r>
        <w:t>dicha compensación se verá reflejada en el siguiente recibo y/o factura; además deberá bonificar por lo menos el 20% del monto del periodo de afectación.</w:t>
      </w:r>
    </w:p>
    <w:p w14:paraId="21F5D3F8" w14:textId="77777777" w:rsidR="00F806C4" w:rsidRDefault="00DA3EC3">
      <w:pPr>
        <w:pStyle w:val="Textoindependiente"/>
        <w:spacing w:before="202" w:line="242" w:lineRule="auto"/>
        <w:ind w:left="230" w:right="224"/>
        <w:jc w:val="both"/>
      </w:pPr>
      <w:r>
        <w:t>A</w:t>
      </w:r>
      <w:r>
        <w:rPr>
          <w:spacing w:val="-7"/>
        </w:rPr>
        <w:t xml:space="preserve"> </w:t>
      </w:r>
      <w:r>
        <w:t>partir</w:t>
      </w:r>
      <w:r>
        <w:rPr>
          <w:spacing w:val="-8"/>
        </w:rPr>
        <w:t xml:space="preserve"> </w:t>
      </w:r>
      <w:r>
        <w:t>de</w:t>
      </w:r>
      <w:r>
        <w:rPr>
          <w:spacing w:val="-8"/>
        </w:rPr>
        <w:t xml:space="preserve"> </w:t>
      </w:r>
      <w:r>
        <w:t>que</w:t>
      </w:r>
      <w:r>
        <w:rPr>
          <w:spacing w:val="-7"/>
        </w:rPr>
        <w:t xml:space="preserve"> </w:t>
      </w:r>
      <w:r>
        <w:rPr>
          <w:rFonts w:ascii="Arial" w:hAnsi="Arial"/>
          <w:b/>
        </w:rPr>
        <w:t>“EL</w:t>
      </w:r>
      <w:r>
        <w:rPr>
          <w:rFonts w:ascii="Arial" w:hAnsi="Arial"/>
          <w:b/>
          <w:spacing w:val="-8"/>
        </w:rPr>
        <w:t xml:space="preserve"> </w:t>
      </w:r>
      <w:r>
        <w:rPr>
          <w:rFonts w:ascii="Arial" w:hAnsi="Arial"/>
          <w:b/>
        </w:rPr>
        <w:t>PROVEEDOR”</w:t>
      </w:r>
      <w:r>
        <w:rPr>
          <w:rFonts w:ascii="Arial" w:hAnsi="Arial"/>
          <w:b/>
          <w:spacing w:val="-5"/>
        </w:rPr>
        <w:t xml:space="preserve"> </w:t>
      </w:r>
      <w:r>
        <w:t>reciba</w:t>
      </w:r>
      <w:r>
        <w:rPr>
          <w:spacing w:val="-8"/>
        </w:rPr>
        <w:t xml:space="preserve"> </w:t>
      </w:r>
      <w:r>
        <w:t>la</w:t>
      </w:r>
      <w:r>
        <w:rPr>
          <w:spacing w:val="-8"/>
        </w:rPr>
        <w:t xml:space="preserve"> </w:t>
      </w:r>
      <w:r>
        <w:t>llamada</w:t>
      </w:r>
      <w:r>
        <w:rPr>
          <w:spacing w:val="-6"/>
        </w:rPr>
        <w:t xml:space="preserve"> </w:t>
      </w:r>
      <w:r>
        <w:t>respecto</w:t>
      </w:r>
      <w:r>
        <w:rPr>
          <w:spacing w:val="-6"/>
        </w:rPr>
        <w:t xml:space="preserve"> </w:t>
      </w:r>
      <w:r>
        <w:t>a</w:t>
      </w:r>
      <w:r>
        <w:rPr>
          <w:spacing w:val="-6"/>
        </w:rPr>
        <w:t xml:space="preserve"> </w:t>
      </w:r>
      <w:r>
        <w:t>fallas</w:t>
      </w:r>
      <w:r>
        <w:rPr>
          <w:spacing w:val="-6"/>
        </w:rPr>
        <w:t xml:space="preserve"> </w:t>
      </w:r>
      <w:r>
        <w:t>y/o</w:t>
      </w:r>
      <w:r>
        <w:rPr>
          <w:spacing w:val="-7"/>
        </w:rPr>
        <w:t xml:space="preserve"> </w:t>
      </w:r>
      <w:r>
        <w:t>interrupciones</w:t>
      </w:r>
      <w:r>
        <w:rPr>
          <w:spacing w:val="-6"/>
        </w:rPr>
        <w:t xml:space="preserve"> </w:t>
      </w:r>
      <w:r>
        <w:t>en</w:t>
      </w:r>
      <w:r>
        <w:rPr>
          <w:spacing w:val="-8"/>
        </w:rPr>
        <w:t xml:space="preserve"> </w:t>
      </w:r>
      <w:r>
        <w:t>el</w:t>
      </w:r>
      <w:r>
        <w:rPr>
          <w:spacing w:val="-8"/>
        </w:rPr>
        <w:t xml:space="preserve"> </w:t>
      </w:r>
      <w:r>
        <w:t>servicio</w:t>
      </w:r>
      <w:r>
        <w:rPr>
          <w:spacing w:val="-8"/>
        </w:rPr>
        <w:t xml:space="preserve"> </w:t>
      </w:r>
      <w:r>
        <w:t>de</w:t>
      </w:r>
      <w:r>
        <w:rPr>
          <w:spacing w:val="-2"/>
        </w:rPr>
        <w:t xml:space="preserve"> </w:t>
      </w:r>
      <w:r>
        <w:t>internet</w:t>
      </w:r>
      <w:r>
        <w:rPr>
          <w:spacing w:val="-8"/>
        </w:rPr>
        <w:t xml:space="preserve"> </w:t>
      </w:r>
      <w:r>
        <w:t>se</w:t>
      </w:r>
      <w:r>
        <w:rPr>
          <w:spacing w:val="-8"/>
        </w:rPr>
        <w:t xml:space="preserve"> </w:t>
      </w:r>
      <w:r>
        <w:t>procederá a verificar el tipo de falla y en base a este se dictaminará el tiempo para la reparación la cual no puede exceder las 24 horas siguientes al reporte recibido.</w:t>
      </w:r>
    </w:p>
    <w:p w14:paraId="6ED1A1F0" w14:textId="38ACDEE6" w:rsidR="00F806C4" w:rsidRDefault="00DA3EC3">
      <w:pPr>
        <w:pStyle w:val="Textoindependiente"/>
        <w:spacing w:before="201"/>
        <w:ind w:left="230" w:right="225"/>
        <w:jc w:val="both"/>
      </w:pPr>
      <w:r>
        <w:rPr>
          <w:rFonts w:ascii="Arial" w:hAnsi="Arial"/>
          <w:b/>
        </w:rPr>
        <w:t xml:space="preserve">“EL PROVEEDOR” </w:t>
      </w:r>
      <w:r>
        <w:t xml:space="preserve">dará aviso a </w:t>
      </w:r>
      <w:r>
        <w:rPr>
          <w:rFonts w:ascii="Arial" w:hAnsi="Arial"/>
          <w:b/>
        </w:rPr>
        <w:t xml:space="preserve">“EL SUSCRIPTOR”, </w:t>
      </w:r>
      <w:r>
        <w:t xml:space="preserve">por cualquier medio incluido el electrónico y </w:t>
      </w:r>
      <w:del w:id="249" w:author="ARAMC" w:date="2026-01-20T10:26:00Z">
        <w:r w:rsidDel="009541C0">
          <w:delText>al Instituto Federal de Telecomunicaciones</w:delText>
        </w:r>
      </w:del>
      <w:ins w:id="250" w:author="ARAMC" w:date="2026-01-20T10:26:00Z">
        <w:r w:rsidR="009541C0">
          <w:t>a la Comisión Reguladora de Telecomunicaciones</w:t>
        </w:r>
      </w:ins>
      <w:r>
        <w:rPr>
          <w:spacing w:val="-4"/>
        </w:rPr>
        <w:t xml:space="preserve"> </w:t>
      </w:r>
      <w:r>
        <w:t>por</w:t>
      </w:r>
      <w:r>
        <w:rPr>
          <w:spacing w:val="-4"/>
        </w:rPr>
        <w:t xml:space="preserve"> </w:t>
      </w:r>
      <w:r>
        <w:t>escrito,</w:t>
      </w:r>
      <w:r>
        <w:rPr>
          <w:spacing w:val="-2"/>
        </w:rPr>
        <w:t xml:space="preserve"> </w:t>
      </w:r>
      <w:r>
        <w:t>de</w:t>
      </w:r>
      <w:r>
        <w:rPr>
          <w:spacing w:val="-4"/>
        </w:rPr>
        <w:t xml:space="preserve"> </w:t>
      </w:r>
      <w:r>
        <w:t>cualquier</w:t>
      </w:r>
      <w:r>
        <w:rPr>
          <w:spacing w:val="-4"/>
        </w:rPr>
        <w:t xml:space="preserve"> </w:t>
      </w:r>
      <w:r>
        <w:t>circunstancia</w:t>
      </w:r>
      <w:r>
        <w:rPr>
          <w:spacing w:val="-2"/>
        </w:rPr>
        <w:t xml:space="preserve"> </w:t>
      </w:r>
      <w:r>
        <w:t>previsible</w:t>
      </w:r>
      <w:r>
        <w:rPr>
          <w:spacing w:val="-2"/>
        </w:rPr>
        <w:t xml:space="preserve"> </w:t>
      </w:r>
      <w:r>
        <w:t>que</w:t>
      </w:r>
      <w:r>
        <w:rPr>
          <w:spacing w:val="-2"/>
        </w:rPr>
        <w:t xml:space="preserve"> </w:t>
      </w:r>
      <w:r>
        <w:t>repercuta</w:t>
      </w:r>
      <w:r>
        <w:rPr>
          <w:spacing w:val="-4"/>
        </w:rPr>
        <w:t xml:space="preserve"> </w:t>
      </w:r>
      <w:r>
        <w:t>en</w:t>
      </w:r>
      <w:r>
        <w:rPr>
          <w:spacing w:val="-4"/>
        </w:rPr>
        <w:t xml:space="preserve"> </w:t>
      </w:r>
      <w:r>
        <w:t>forma</w:t>
      </w:r>
      <w:r>
        <w:rPr>
          <w:spacing w:val="-2"/>
        </w:rPr>
        <w:t xml:space="preserve"> </w:t>
      </w:r>
      <w:r>
        <w:t>generalizada</w:t>
      </w:r>
      <w:r>
        <w:rPr>
          <w:spacing w:val="-2"/>
        </w:rPr>
        <w:t xml:space="preserve"> </w:t>
      </w:r>
      <w:r>
        <w:t>y</w:t>
      </w:r>
      <w:r>
        <w:rPr>
          <w:spacing w:val="-3"/>
        </w:rPr>
        <w:t xml:space="preserve"> </w:t>
      </w:r>
      <w:r>
        <w:t>significativa</w:t>
      </w:r>
      <w:r>
        <w:rPr>
          <w:spacing w:val="-4"/>
        </w:rPr>
        <w:t xml:space="preserve"> </w:t>
      </w:r>
      <w:r>
        <w:t>en la prestación</w:t>
      </w:r>
      <w:r>
        <w:rPr>
          <w:spacing w:val="-4"/>
        </w:rPr>
        <w:t xml:space="preserve"> </w:t>
      </w:r>
      <w:r>
        <w:t>del</w:t>
      </w:r>
      <w:r>
        <w:rPr>
          <w:spacing w:val="-6"/>
        </w:rPr>
        <w:t xml:space="preserve"> </w:t>
      </w:r>
      <w:r>
        <w:t>servicio,</w:t>
      </w:r>
      <w:r>
        <w:rPr>
          <w:spacing w:val="-4"/>
        </w:rPr>
        <w:t xml:space="preserve"> </w:t>
      </w:r>
      <w:r>
        <w:t>con</w:t>
      </w:r>
      <w:r>
        <w:rPr>
          <w:spacing w:val="-4"/>
        </w:rPr>
        <w:t xml:space="preserve"> </w:t>
      </w:r>
      <w:r>
        <w:t>una</w:t>
      </w:r>
      <w:r>
        <w:rPr>
          <w:spacing w:val="-2"/>
        </w:rPr>
        <w:t xml:space="preserve"> </w:t>
      </w:r>
      <w:r>
        <w:t>antelación</w:t>
      </w:r>
      <w:r>
        <w:rPr>
          <w:spacing w:val="-4"/>
        </w:rPr>
        <w:t xml:space="preserve"> </w:t>
      </w:r>
      <w:r>
        <w:t>mínima</w:t>
      </w:r>
      <w:r>
        <w:rPr>
          <w:spacing w:val="-4"/>
        </w:rPr>
        <w:t xml:space="preserve"> </w:t>
      </w:r>
      <w:r>
        <w:t>de</w:t>
      </w:r>
      <w:r>
        <w:rPr>
          <w:spacing w:val="-4"/>
        </w:rPr>
        <w:t xml:space="preserve"> </w:t>
      </w:r>
      <w:r>
        <w:t>24</w:t>
      </w:r>
      <w:r>
        <w:rPr>
          <w:spacing w:val="-4"/>
        </w:rPr>
        <w:t xml:space="preserve"> </w:t>
      </w:r>
      <w:r>
        <w:t>horas. Dicha</w:t>
      </w:r>
      <w:r>
        <w:rPr>
          <w:spacing w:val="-4"/>
        </w:rPr>
        <w:t xml:space="preserve"> </w:t>
      </w:r>
      <w:r>
        <w:t>circunstancia</w:t>
      </w:r>
      <w:r>
        <w:rPr>
          <w:spacing w:val="-3"/>
        </w:rPr>
        <w:t xml:space="preserve"> </w:t>
      </w:r>
      <w:r>
        <w:t>no</w:t>
      </w:r>
      <w:r>
        <w:rPr>
          <w:spacing w:val="-4"/>
        </w:rPr>
        <w:t xml:space="preserve"> </w:t>
      </w:r>
      <w:r>
        <w:t>podrá</w:t>
      </w:r>
      <w:r>
        <w:rPr>
          <w:spacing w:val="-2"/>
        </w:rPr>
        <w:t xml:space="preserve"> </w:t>
      </w:r>
      <w:r>
        <w:t>afectar</w:t>
      </w:r>
      <w:r>
        <w:rPr>
          <w:spacing w:val="-4"/>
        </w:rPr>
        <w:t xml:space="preserve"> </w:t>
      </w:r>
      <w:r>
        <w:t>el</w:t>
      </w:r>
      <w:r>
        <w:rPr>
          <w:spacing w:val="-4"/>
        </w:rPr>
        <w:t xml:space="preserve"> </w:t>
      </w:r>
      <w:r>
        <w:t>servicio</w:t>
      </w:r>
      <w:r>
        <w:rPr>
          <w:spacing w:val="-4"/>
        </w:rPr>
        <w:t xml:space="preserve"> </w:t>
      </w:r>
      <w:r>
        <w:t>por</w:t>
      </w:r>
      <w:r>
        <w:rPr>
          <w:spacing w:val="-4"/>
        </w:rPr>
        <w:t xml:space="preserve"> </w:t>
      </w:r>
      <w:r>
        <w:t>más</w:t>
      </w:r>
      <w:r>
        <w:rPr>
          <w:spacing w:val="-1"/>
        </w:rPr>
        <w:t xml:space="preserve"> </w:t>
      </w:r>
      <w:r>
        <w:t>de</w:t>
      </w:r>
      <w:r>
        <w:rPr>
          <w:spacing w:val="-4"/>
        </w:rPr>
        <w:t xml:space="preserve"> </w:t>
      </w:r>
      <w:r>
        <w:t xml:space="preserve">24 horas en cuyo caso </w:t>
      </w:r>
      <w:r>
        <w:rPr>
          <w:rFonts w:ascii="Arial" w:hAnsi="Arial"/>
          <w:b/>
        </w:rPr>
        <w:t xml:space="preserve">“EL PROVEEDOR” </w:t>
      </w:r>
      <w:r>
        <w:t xml:space="preserve">dejará de cobrar al </w:t>
      </w:r>
      <w:r>
        <w:rPr>
          <w:rFonts w:ascii="Arial" w:hAnsi="Arial"/>
          <w:b/>
        </w:rPr>
        <w:t xml:space="preserve">“EL SUSCRIPTOR” </w:t>
      </w:r>
      <w:r>
        <w:t>la parte proporcional del precio del servicio que</w:t>
      </w:r>
      <w:r>
        <w:rPr>
          <w:spacing w:val="-1"/>
        </w:rPr>
        <w:t xml:space="preserve"> </w:t>
      </w:r>
      <w:r>
        <w:t>se</w:t>
      </w:r>
      <w:r>
        <w:rPr>
          <w:spacing w:val="-1"/>
        </w:rPr>
        <w:t xml:space="preserve"> </w:t>
      </w:r>
      <w:r>
        <w:t>dejó</w:t>
      </w:r>
      <w:r>
        <w:rPr>
          <w:spacing w:val="-1"/>
        </w:rPr>
        <w:t xml:space="preserve"> </w:t>
      </w:r>
      <w:r>
        <w:t>de</w:t>
      </w:r>
      <w:r>
        <w:rPr>
          <w:spacing w:val="-1"/>
        </w:rPr>
        <w:t xml:space="preserve"> </w:t>
      </w:r>
      <w:r>
        <w:t>prestar,</w:t>
      </w:r>
      <w:r>
        <w:rPr>
          <w:spacing w:val="-1"/>
        </w:rPr>
        <w:t xml:space="preserve"> </w:t>
      </w:r>
      <w:r>
        <w:t>y</w:t>
      </w:r>
      <w:r>
        <w:rPr>
          <w:spacing w:val="-3"/>
        </w:rPr>
        <w:t xml:space="preserve"> </w:t>
      </w:r>
      <w:r>
        <w:t>deberá</w:t>
      </w:r>
      <w:r>
        <w:rPr>
          <w:spacing w:val="-1"/>
        </w:rPr>
        <w:t xml:space="preserve"> </w:t>
      </w:r>
      <w:r>
        <w:t>bonificar</w:t>
      </w:r>
      <w:r>
        <w:rPr>
          <w:spacing w:val="-1"/>
        </w:rPr>
        <w:t xml:space="preserve"> </w:t>
      </w:r>
      <w:r>
        <w:t>por</w:t>
      </w:r>
      <w:r>
        <w:rPr>
          <w:spacing w:val="-1"/>
        </w:rPr>
        <w:t xml:space="preserve"> </w:t>
      </w:r>
      <w:r>
        <w:t>lo</w:t>
      </w:r>
      <w:r>
        <w:rPr>
          <w:spacing w:val="-1"/>
        </w:rPr>
        <w:t xml:space="preserve"> </w:t>
      </w:r>
      <w:r>
        <w:t>menos el</w:t>
      </w:r>
      <w:r>
        <w:rPr>
          <w:spacing w:val="40"/>
        </w:rPr>
        <w:t xml:space="preserve"> </w:t>
      </w:r>
      <w:r>
        <w:t>20%</w:t>
      </w:r>
      <w:r>
        <w:rPr>
          <w:spacing w:val="-1"/>
        </w:rPr>
        <w:t xml:space="preserve"> </w:t>
      </w:r>
      <w:r>
        <w:t>del</w:t>
      </w:r>
      <w:r>
        <w:rPr>
          <w:spacing w:val="-1"/>
        </w:rPr>
        <w:t xml:space="preserve"> </w:t>
      </w:r>
      <w:r>
        <w:t>monto</w:t>
      </w:r>
      <w:r>
        <w:rPr>
          <w:spacing w:val="-1"/>
        </w:rPr>
        <w:t xml:space="preserve"> </w:t>
      </w:r>
      <w:r>
        <w:t>del</w:t>
      </w:r>
      <w:r>
        <w:rPr>
          <w:spacing w:val="-1"/>
        </w:rPr>
        <w:t xml:space="preserve"> </w:t>
      </w:r>
      <w:r>
        <w:t>periodo</w:t>
      </w:r>
      <w:r>
        <w:rPr>
          <w:spacing w:val="-1"/>
        </w:rPr>
        <w:t xml:space="preserve"> </w:t>
      </w:r>
      <w:r>
        <w:t>de</w:t>
      </w:r>
      <w:r>
        <w:rPr>
          <w:spacing w:val="-1"/>
        </w:rPr>
        <w:t xml:space="preserve"> </w:t>
      </w:r>
      <w:r>
        <w:t>afectación</w:t>
      </w:r>
      <w:ins w:id="251" w:author="ARAMC" w:date="2026-01-20T10:26:00Z">
        <w:r w:rsidR="009541C0">
          <w:t>.</w:t>
        </w:r>
      </w:ins>
      <w:del w:id="252" w:author="ARAMC" w:date="2026-01-20T10:26:00Z">
        <w:r w:rsidDel="009541C0">
          <w:delText>,</w:delText>
        </w:r>
      </w:del>
      <w:r>
        <w:rPr>
          <w:spacing w:val="-1"/>
        </w:rPr>
        <w:t xml:space="preserve"> </w:t>
      </w:r>
      <w:r>
        <w:t>Lo</w:t>
      </w:r>
      <w:r>
        <w:rPr>
          <w:spacing w:val="-1"/>
        </w:rPr>
        <w:t xml:space="preserve"> </w:t>
      </w:r>
      <w:r>
        <w:t>mismo</w:t>
      </w:r>
      <w:r>
        <w:rPr>
          <w:spacing w:val="-1"/>
        </w:rPr>
        <w:t xml:space="preserve"> </w:t>
      </w:r>
      <w:r>
        <w:t>ocurrirá</w:t>
      </w:r>
      <w:r>
        <w:rPr>
          <w:spacing w:val="-1"/>
        </w:rPr>
        <w:t xml:space="preserve"> </w:t>
      </w:r>
      <w:r>
        <w:t xml:space="preserve">si </w:t>
      </w:r>
      <w:r>
        <w:rPr>
          <w:rFonts w:ascii="Arial" w:hAnsi="Arial"/>
          <w:b/>
        </w:rPr>
        <w:t xml:space="preserve">“EL PROVEEDOR” </w:t>
      </w:r>
      <w:r>
        <w:t xml:space="preserve">no da aviso </w:t>
      </w:r>
      <w:del w:id="253" w:author="ARAMC" w:date="2026-01-20T10:26:00Z">
        <w:r w:rsidDel="009541C0">
          <w:delText>al Instituto Federal de Telecomunicaciones</w:delText>
        </w:r>
      </w:del>
      <w:ins w:id="254" w:author="ARAMC" w:date="2026-01-20T10:26:00Z">
        <w:r w:rsidR="009541C0">
          <w:t>a la CRT</w:t>
        </w:r>
      </w:ins>
      <w:r>
        <w:t xml:space="preserve"> conforme a la presente cláusula.</w:t>
      </w:r>
    </w:p>
    <w:p w14:paraId="7B3E7403" w14:textId="77777777" w:rsidR="00F806C4" w:rsidRDefault="00F806C4">
      <w:pPr>
        <w:pStyle w:val="Textoindependiente"/>
      </w:pPr>
    </w:p>
    <w:p w14:paraId="25F592CC" w14:textId="77777777" w:rsidR="00F806C4" w:rsidRDefault="00DA3EC3">
      <w:pPr>
        <w:pStyle w:val="Textoindependiente"/>
        <w:spacing w:line="245" w:lineRule="auto"/>
        <w:ind w:left="230" w:right="229"/>
        <w:jc w:val="both"/>
        <w:sectPr w:rsidR="00F806C4" w:rsidSect="00F41933">
          <w:footerReference w:type="even" r:id="rId23"/>
          <w:footerReference w:type="default" r:id="rId24"/>
          <w:footerReference w:type="first" r:id="rId25"/>
          <w:pgSz w:w="12240" w:h="15840"/>
          <w:pgMar w:top="1985" w:right="850" w:bottom="1200" w:left="850" w:header="567" w:footer="1014" w:gutter="0"/>
          <w:cols w:space="720"/>
          <w:formProt w:val="0"/>
          <w:docGrid w:linePitch="100"/>
          <w:sectPrChange w:id="259" w:author="ARAMC" w:date="2026-01-20T10:29:00Z">
            <w:sectPr w:rsidR="00F806C4" w:rsidSect="00F41933">
              <w:pgMar w:top="1360" w:right="850" w:bottom="1200" w:left="850" w:header="0" w:footer="1014" w:gutter="0"/>
            </w:sectPr>
          </w:sectPrChange>
        </w:sectPr>
      </w:pPr>
      <w:r>
        <w:t xml:space="preserve">Tratándose de cargos o cobros indebidos realizados por </w:t>
      </w:r>
      <w:r>
        <w:rPr>
          <w:rFonts w:ascii="Arial" w:hAnsi="Arial"/>
          <w:b/>
        </w:rPr>
        <w:t xml:space="preserve">“EL PROVEEDOR”, </w:t>
      </w:r>
      <w:r>
        <w:t>los mismos deberán ser reembolsados en un plazo no mayor a 2 ciclos de facturación además de bonificar al menos el 20% del monto del cobro realizado indebidamente.</w:t>
      </w:r>
    </w:p>
    <w:p w14:paraId="590D71C0" w14:textId="77777777" w:rsidR="00F806C4" w:rsidRDefault="00DA3EC3">
      <w:pPr>
        <w:pStyle w:val="Textoindependiente"/>
        <w:spacing w:before="72" w:line="245" w:lineRule="auto"/>
        <w:ind w:right="228"/>
        <w:jc w:val="both"/>
        <w:pPrChange w:id="260" w:author="ARAMC" w:date="2026-01-20T10:27:00Z">
          <w:pPr>
            <w:pStyle w:val="Textoindependiente"/>
            <w:spacing w:before="72" w:line="245" w:lineRule="auto"/>
            <w:ind w:left="230" w:right="228"/>
            <w:jc w:val="both"/>
          </w:pPr>
        </w:pPrChange>
      </w:pPr>
      <w:r>
        <w:rPr>
          <w:rFonts w:ascii="Arial" w:hAnsi="Arial"/>
          <w:b/>
        </w:rPr>
        <w:t>DÉCIMA SEGUNDA</w:t>
      </w:r>
      <w:r>
        <w:t xml:space="preserve">. El presente Contrato podrá rescindirse por </w:t>
      </w:r>
      <w:r>
        <w:rPr>
          <w:rFonts w:ascii="Arial" w:hAnsi="Arial"/>
          <w:b/>
        </w:rPr>
        <w:t xml:space="preserve">“EL PROVEEDOR” </w:t>
      </w:r>
      <w:r>
        <w:t>en forma inmediata y sin necesidad de que medie resolución o declaración judicial alguna en los siguientes casos:</w:t>
      </w:r>
    </w:p>
    <w:p w14:paraId="73D1C430" w14:textId="77777777" w:rsidR="00F806C4" w:rsidRDefault="00F806C4">
      <w:pPr>
        <w:pStyle w:val="Textoindependiente"/>
        <w:spacing w:before="28"/>
      </w:pPr>
    </w:p>
    <w:p w14:paraId="516065CA" w14:textId="77777777" w:rsidR="00F806C4" w:rsidRDefault="00DA3EC3">
      <w:pPr>
        <w:pStyle w:val="Prrafodelista"/>
        <w:numPr>
          <w:ilvl w:val="1"/>
          <w:numId w:val="2"/>
        </w:numPr>
        <w:tabs>
          <w:tab w:val="left" w:pos="1308"/>
        </w:tabs>
        <w:spacing w:line="240" w:lineRule="auto"/>
        <w:ind w:right="226"/>
        <w:jc w:val="both"/>
        <w:rPr>
          <w:sz w:val="18"/>
        </w:rPr>
      </w:pPr>
      <w:r>
        <w:rPr>
          <w:sz w:val="18"/>
        </w:rPr>
        <w:t>Por utilizar el Equipo o los Servicios en contravención de las disposiciones legales, reglamentarias, planes fundamentales</w:t>
      </w:r>
      <w:r>
        <w:rPr>
          <w:spacing w:val="-5"/>
          <w:sz w:val="18"/>
        </w:rPr>
        <w:t xml:space="preserve"> </w:t>
      </w:r>
      <w:r>
        <w:rPr>
          <w:sz w:val="18"/>
        </w:rPr>
        <w:t>de</w:t>
      </w:r>
      <w:r>
        <w:rPr>
          <w:spacing w:val="-7"/>
          <w:sz w:val="18"/>
        </w:rPr>
        <w:t xml:space="preserve"> </w:t>
      </w:r>
      <w:r>
        <w:rPr>
          <w:sz w:val="18"/>
        </w:rPr>
        <w:t>telecomunicaciones,</w:t>
      </w:r>
      <w:r>
        <w:rPr>
          <w:spacing w:val="-5"/>
          <w:sz w:val="18"/>
        </w:rPr>
        <w:t xml:space="preserve"> </w:t>
      </w:r>
      <w:r>
        <w:rPr>
          <w:sz w:val="18"/>
        </w:rPr>
        <w:t>así</w:t>
      </w:r>
      <w:r>
        <w:rPr>
          <w:spacing w:val="-5"/>
          <w:sz w:val="18"/>
        </w:rPr>
        <w:t xml:space="preserve"> </w:t>
      </w:r>
      <w:r>
        <w:rPr>
          <w:sz w:val="18"/>
        </w:rPr>
        <w:t>como</w:t>
      </w:r>
      <w:r>
        <w:rPr>
          <w:spacing w:val="-6"/>
          <w:sz w:val="18"/>
        </w:rPr>
        <w:t xml:space="preserve"> </w:t>
      </w:r>
      <w:r>
        <w:rPr>
          <w:sz w:val="18"/>
        </w:rPr>
        <w:t>cualquier</w:t>
      </w:r>
      <w:r>
        <w:rPr>
          <w:spacing w:val="-5"/>
          <w:sz w:val="18"/>
        </w:rPr>
        <w:t xml:space="preserve"> </w:t>
      </w:r>
      <w:r>
        <w:rPr>
          <w:sz w:val="18"/>
        </w:rPr>
        <w:t>disposición</w:t>
      </w:r>
      <w:r>
        <w:rPr>
          <w:spacing w:val="-5"/>
          <w:sz w:val="18"/>
        </w:rPr>
        <w:t xml:space="preserve"> </w:t>
      </w:r>
      <w:r>
        <w:rPr>
          <w:sz w:val="18"/>
        </w:rPr>
        <w:t>vigente</w:t>
      </w:r>
      <w:r>
        <w:rPr>
          <w:spacing w:val="-7"/>
          <w:sz w:val="18"/>
        </w:rPr>
        <w:t xml:space="preserve"> </w:t>
      </w:r>
      <w:r>
        <w:rPr>
          <w:sz w:val="18"/>
        </w:rPr>
        <w:t>en</w:t>
      </w:r>
      <w:r>
        <w:rPr>
          <w:spacing w:val="-5"/>
          <w:sz w:val="18"/>
        </w:rPr>
        <w:t xml:space="preserve"> </w:t>
      </w:r>
      <w:r>
        <w:rPr>
          <w:sz w:val="18"/>
        </w:rPr>
        <w:t>materia</w:t>
      </w:r>
      <w:r>
        <w:rPr>
          <w:spacing w:val="-5"/>
          <w:sz w:val="18"/>
        </w:rPr>
        <w:t xml:space="preserve"> </w:t>
      </w:r>
      <w:r>
        <w:rPr>
          <w:sz w:val="18"/>
        </w:rPr>
        <w:t>de telecomunicaciones que sea aplicable a la prestación de Servicios;</w:t>
      </w:r>
    </w:p>
    <w:p w14:paraId="7A2DD610" w14:textId="4CDA7438" w:rsidR="00F806C4" w:rsidRDefault="00DA3EC3">
      <w:pPr>
        <w:pStyle w:val="Prrafodelista"/>
        <w:numPr>
          <w:ilvl w:val="1"/>
          <w:numId w:val="2"/>
        </w:numPr>
        <w:tabs>
          <w:tab w:val="left" w:pos="1308"/>
        </w:tabs>
        <w:spacing w:line="240" w:lineRule="auto"/>
        <w:ind w:right="224"/>
        <w:jc w:val="both"/>
        <w:rPr>
          <w:sz w:val="18"/>
        </w:rPr>
      </w:pPr>
      <w:r>
        <w:rPr>
          <w:sz w:val="18"/>
        </w:rPr>
        <w:t>Si</w:t>
      </w:r>
      <w:r>
        <w:rPr>
          <w:spacing w:val="-4"/>
          <w:sz w:val="18"/>
        </w:rPr>
        <w:t xml:space="preserve"> </w:t>
      </w:r>
      <w:r>
        <w:rPr>
          <w:rFonts w:ascii="Arial" w:hAnsi="Arial"/>
          <w:b/>
          <w:sz w:val="18"/>
        </w:rPr>
        <w:t>“EL</w:t>
      </w:r>
      <w:r>
        <w:rPr>
          <w:rFonts w:ascii="Arial" w:hAnsi="Arial"/>
          <w:b/>
          <w:spacing w:val="-4"/>
          <w:sz w:val="18"/>
        </w:rPr>
        <w:t xml:space="preserve"> </w:t>
      </w:r>
      <w:r>
        <w:rPr>
          <w:rFonts w:ascii="Arial" w:hAnsi="Arial"/>
          <w:b/>
          <w:sz w:val="18"/>
        </w:rPr>
        <w:t>SUSCRIPTOR”,</w:t>
      </w:r>
      <w:r>
        <w:rPr>
          <w:rFonts w:ascii="Arial" w:hAnsi="Arial"/>
          <w:b/>
          <w:spacing w:val="-5"/>
          <w:sz w:val="18"/>
        </w:rPr>
        <w:t xml:space="preserve"> </w:t>
      </w:r>
      <w:r>
        <w:rPr>
          <w:sz w:val="18"/>
        </w:rPr>
        <w:t>comercializa</w:t>
      </w:r>
      <w:r>
        <w:rPr>
          <w:spacing w:val="-4"/>
          <w:sz w:val="18"/>
        </w:rPr>
        <w:t xml:space="preserve"> </w:t>
      </w:r>
      <w:r>
        <w:rPr>
          <w:sz w:val="18"/>
        </w:rPr>
        <w:t>o</w:t>
      </w:r>
      <w:r>
        <w:rPr>
          <w:spacing w:val="-4"/>
          <w:sz w:val="18"/>
        </w:rPr>
        <w:t xml:space="preserve"> </w:t>
      </w:r>
      <w:r>
        <w:rPr>
          <w:sz w:val="18"/>
        </w:rPr>
        <w:t>revende</w:t>
      </w:r>
      <w:r>
        <w:rPr>
          <w:spacing w:val="-6"/>
          <w:sz w:val="18"/>
        </w:rPr>
        <w:t xml:space="preserve"> </w:t>
      </w:r>
      <w:r>
        <w:rPr>
          <w:sz w:val="18"/>
        </w:rPr>
        <w:t>los</w:t>
      </w:r>
      <w:r>
        <w:rPr>
          <w:spacing w:val="-3"/>
          <w:sz w:val="18"/>
        </w:rPr>
        <w:t xml:space="preserve"> </w:t>
      </w:r>
      <w:r>
        <w:rPr>
          <w:sz w:val="18"/>
        </w:rPr>
        <w:t>Servicios</w:t>
      </w:r>
      <w:r>
        <w:rPr>
          <w:spacing w:val="-6"/>
          <w:sz w:val="18"/>
        </w:rPr>
        <w:t xml:space="preserve"> </w:t>
      </w:r>
      <w:r>
        <w:rPr>
          <w:sz w:val="18"/>
        </w:rPr>
        <w:t>contratados,</w:t>
      </w:r>
      <w:r>
        <w:rPr>
          <w:spacing w:val="-6"/>
          <w:sz w:val="18"/>
        </w:rPr>
        <w:t xml:space="preserve"> </w:t>
      </w:r>
      <w:r>
        <w:rPr>
          <w:sz w:val="18"/>
        </w:rPr>
        <w:t>así</w:t>
      </w:r>
      <w:r>
        <w:rPr>
          <w:spacing w:val="-5"/>
          <w:sz w:val="18"/>
        </w:rPr>
        <w:t xml:space="preserve"> </w:t>
      </w:r>
      <w:r>
        <w:rPr>
          <w:sz w:val="18"/>
        </w:rPr>
        <w:t>como</w:t>
      </w:r>
      <w:r>
        <w:rPr>
          <w:spacing w:val="-5"/>
          <w:sz w:val="18"/>
        </w:rPr>
        <w:t xml:space="preserve"> </w:t>
      </w:r>
      <w:r>
        <w:rPr>
          <w:sz w:val="18"/>
        </w:rPr>
        <w:t>por</w:t>
      </w:r>
      <w:r>
        <w:rPr>
          <w:spacing w:val="-6"/>
          <w:sz w:val="18"/>
        </w:rPr>
        <w:t xml:space="preserve"> </w:t>
      </w:r>
      <w:r>
        <w:rPr>
          <w:sz w:val="18"/>
        </w:rPr>
        <w:t>la</w:t>
      </w:r>
      <w:r>
        <w:rPr>
          <w:spacing w:val="-3"/>
          <w:sz w:val="18"/>
        </w:rPr>
        <w:t xml:space="preserve"> </w:t>
      </w:r>
      <w:r>
        <w:rPr>
          <w:sz w:val="18"/>
        </w:rPr>
        <w:t>obtención</w:t>
      </w:r>
      <w:r>
        <w:rPr>
          <w:spacing w:val="-5"/>
          <w:sz w:val="18"/>
        </w:rPr>
        <w:t xml:space="preserve"> </w:t>
      </w:r>
      <w:r>
        <w:rPr>
          <w:sz w:val="18"/>
        </w:rPr>
        <w:t>de</w:t>
      </w:r>
      <w:r>
        <w:rPr>
          <w:spacing w:val="-5"/>
          <w:sz w:val="18"/>
        </w:rPr>
        <w:t xml:space="preserve"> </w:t>
      </w:r>
      <w:r>
        <w:rPr>
          <w:sz w:val="18"/>
        </w:rPr>
        <w:t xml:space="preserve">cualquier lucro por la venta o reventa del Servicio a cualquier tercero, sin la debida autorización por parte de </w:t>
      </w:r>
      <w:r>
        <w:rPr>
          <w:rFonts w:ascii="Arial" w:hAnsi="Arial"/>
          <w:b/>
          <w:sz w:val="18"/>
        </w:rPr>
        <w:t xml:space="preserve">“EL PROVEEDOR” </w:t>
      </w:r>
      <w:r>
        <w:rPr>
          <w:sz w:val="18"/>
        </w:rPr>
        <w:t xml:space="preserve">o </w:t>
      </w:r>
      <w:del w:id="261" w:author="ARAMC" w:date="2026-01-20T10:31:00Z">
        <w:r w:rsidDel="00F41933">
          <w:rPr>
            <w:sz w:val="18"/>
          </w:rPr>
          <w:delText>del IFT</w:delText>
        </w:r>
      </w:del>
      <w:ins w:id="262" w:author="ARAMC" w:date="2026-01-20T10:31:00Z">
        <w:r w:rsidR="00F41933">
          <w:rPr>
            <w:sz w:val="18"/>
          </w:rPr>
          <w:t>de la CRT</w:t>
        </w:r>
      </w:ins>
      <w:r>
        <w:rPr>
          <w:sz w:val="18"/>
        </w:rPr>
        <w:t>;</w:t>
      </w:r>
    </w:p>
    <w:p w14:paraId="4B7A224B" w14:textId="77777777" w:rsidR="00F806C4" w:rsidRDefault="00DA3EC3">
      <w:pPr>
        <w:pStyle w:val="Prrafodelista"/>
        <w:numPr>
          <w:ilvl w:val="1"/>
          <w:numId w:val="2"/>
        </w:numPr>
        <w:tabs>
          <w:tab w:val="left" w:pos="1306"/>
          <w:tab w:val="left" w:pos="1308"/>
        </w:tabs>
        <w:spacing w:line="240" w:lineRule="auto"/>
        <w:ind w:right="234"/>
        <w:jc w:val="both"/>
        <w:rPr>
          <w:sz w:val="18"/>
        </w:rPr>
      </w:pPr>
      <w:r>
        <w:rPr>
          <w:sz w:val="18"/>
        </w:rPr>
        <w:t xml:space="preserve">Si </w:t>
      </w:r>
      <w:r>
        <w:rPr>
          <w:rFonts w:ascii="Arial" w:hAnsi="Arial"/>
          <w:b/>
          <w:sz w:val="18"/>
        </w:rPr>
        <w:t xml:space="preserve">“EL SUSCRIPTOR”, </w:t>
      </w:r>
      <w:r>
        <w:rPr>
          <w:sz w:val="18"/>
        </w:rPr>
        <w:t xml:space="preserve">cede los derechos y/u obligaciones derivados del presente contrato o de la carátula correspondiente, sin la autorización previa y por escrito de </w:t>
      </w:r>
      <w:r>
        <w:rPr>
          <w:rFonts w:ascii="Arial" w:hAnsi="Arial"/>
          <w:b/>
          <w:sz w:val="18"/>
        </w:rPr>
        <w:t>“EL PROVEEDOR”</w:t>
      </w:r>
      <w:r>
        <w:rPr>
          <w:sz w:val="18"/>
        </w:rPr>
        <w:t>;</w:t>
      </w:r>
    </w:p>
    <w:p w14:paraId="2782621A" w14:textId="77777777" w:rsidR="00F806C4" w:rsidRDefault="00DA3EC3">
      <w:pPr>
        <w:pStyle w:val="Prrafodelista"/>
        <w:numPr>
          <w:ilvl w:val="1"/>
          <w:numId w:val="2"/>
        </w:numPr>
        <w:tabs>
          <w:tab w:val="left" w:pos="1308"/>
        </w:tabs>
        <w:spacing w:line="245" w:lineRule="auto"/>
        <w:ind w:right="226"/>
        <w:jc w:val="both"/>
        <w:rPr>
          <w:sz w:val="18"/>
        </w:rPr>
      </w:pPr>
      <w:r>
        <w:rPr>
          <w:sz w:val="18"/>
        </w:rPr>
        <w:t xml:space="preserve">Si </w:t>
      </w:r>
      <w:r>
        <w:rPr>
          <w:rFonts w:ascii="Arial" w:hAnsi="Arial"/>
          <w:b/>
          <w:sz w:val="18"/>
        </w:rPr>
        <w:t xml:space="preserve">“EL SUSCRIPTOR”, </w:t>
      </w:r>
      <w:r>
        <w:rPr>
          <w:sz w:val="18"/>
        </w:rPr>
        <w:t xml:space="preserve">no cubre todas las cantidades adeudadas a </w:t>
      </w:r>
      <w:r>
        <w:rPr>
          <w:rFonts w:ascii="Arial" w:hAnsi="Arial"/>
          <w:b/>
          <w:sz w:val="18"/>
        </w:rPr>
        <w:t xml:space="preserve">“EL PROVEEDOR” </w:t>
      </w:r>
      <w:r>
        <w:rPr>
          <w:sz w:val="18"/>
        </w:rPr>
        <w:t>dentro de los 90 (noventa) días naturales siguientes a la fecha de suspensión de los servicios.</w:t>
      </w:r>
    </w:p>
    <w:p w14:paraId="4FFA4487" w14:textId="77777777" w:rsidR="00F806C4" w:rsidRDefault="00DA3EC3">
      <w:pPr>
        <w:spacing w:before="193" w:line="247" w:lineRule="auto"/>
        <w:ind w:left="230" w:right="228"/>
        <w:jc w:val="both"/>
        <w:rPr>
          <w:sz w:val="18"/>
        </w:rPr>
      </w:pPr>
      <w:r>
        <w:rPr>
          <w:rFonts w:ascii="Arial" w:hAnsi="Arial"/>
          <w:b/>
          <w:sz w:val="18"/>
        </w:rPr>
        <w:t>DÉCIMA</w:t>
      </w:r>
      <w:r>
        <w:rPr>
          <w:rFonts w:ascii="Arial" w:hAnsi="Arial"/>
          <w:b/>
          <w:spacing w:val="-3"/>
          <w:sz w:val="18"/>
        </w:rPr>
        <w:t xml:space="preserve"> </w:t>
      </w:r>
      <w:r>
        <w:rPr>
          <w:rFonts w:ascii="Arial" w:hAnsi="Arial"/>
          <w:b/>
          <w:sz w:val="18"/>
        </w:rPr>
        <w:t xml:space="preserve">TERCERA. </w:t>
      </w:r>
      <w:r>
        <w:rPr>
          <w:sz w:val="18"/>
        </w:rPr>
        <w:t>El presente Contrato podrá rescindirse</w:t>
      </w:r>
      <w:r>
        <w:rPr>
          <w:spacing w:val="-2"/>
          <w:sz w:val="18"/>
        </w:rPr>
        <w:t xml:space="preserve"> </w:t>
      </w:r>
      <w:r>
        <w:rPr>
          <w:sz w:val="18"/>
        </w:rPr>
        <w:t xml:space="preserve">sin responsabilidad por el </w:t>
      </w:r>
      <w:r>
        <w:rPr>
          <w:rFonts w:ascii="Arial" w:hAnsi="Arial"/>
          <w:b/>
          <w:sz w:val="18"/>
        </w:rPr>
        <w:t xml:space="preserve">“EL SUSCRIPTOR”, </w:t>
      </w:r>
      <w:r>
        <w:rPr>
          <w:sz w:val="18"/>
        </w:rPr>
        <w:t>en los</w:t>
      </w:r>
      <w:r>
        <w:rPr>
          <w:spacing w:val="-1"/>
          <w:sz w:val="18"/>
        </w:rPr>
        <w:t xml:space="preserve"> </w:t>
      </w:r>
      <w:r>
        <w:rPr>
          <w:sz w:val="18"/>
        </w:rPr>
        <w:t xml:space="preserve">siguientes </w:t>
      </w:r>
      <w:r>
        <w:rPr>
          <w:spacing w:val="-2"/>
          <w:sz w:val="18"/>
        </w:rPr>
        <w:t>casos:</w:t>
      </w:r>
    </w:p>
    <w:p w14:paraId="4F23DB04" w14:textId="77777777" w:rsidR="00F806C4" w:rsidRDefault="00DA3EC3">
      <w:pPr>
        <w:pStyle w:val="Prrafodelista"/>
        <w:numPr>
          <w:ilvl w:val="0"/>
          <w:numId w:val="1"/>
        </w:numPr>
        <w:tabs>
          <w:tab w:val="left" w:pos="941"/>
          <w:tab w:val="left" w:pos="943"/>
        </w:tabs>
        <w:spacing w:before="196" w:line="242" w:lineRule="auto"/>
        <w:ind w:right="227"/>
        <w:jc w:val="both"/>
        <w:rPr>
          <w:sz w:val="18"/>
        </w:rPr>
      </w:pPr>
      <w:r>
        <w:rPr>
          <w:sz w:val="18"/>
        </w:rPr>
        <w:t>Si</w:t>
      </w:r>
      <w:r>
        <w:rPr>
          <w:spacing w:val="-2"/>
          <w:sz w:val="18"/>
        </w:rPr>
        <w:t xml:space="preserve"> </w:t>
      </w:r>
      <w:r>
        <w:rPr>
          <w:rFonts w:ascii="Arial" w:hAnsi="Arial"/>
          <w:b/>
          <w:sz w:val="18"/>
        </w:rPr>
        <w:t>“EL</w:t>
      </w:r>
      <w:r>
        <w:rPr>
          <w:rFonts w:ascii="Arial" w:hAnsi="Arial"/>
          <w:b/>
          <w:spacing w:val="-3"/>
          <w:sz w:val="18"/>
        </w:rPr>
        <w:t xml:space="preserve"> </w:t>
      </w:r>
      <w:r>
        <w:rPr>
          <w:rFonts w:ascii="Arial" w:hAnsi="Arial"/>
          <w:b/>
          <w:sz w:val="18"/>
        </w:rPr>
        <w:t>PROVEEDOR”</w:t>
      </w:r>
      <w:r>
        <w:rPr>
          <w:sz w:val="18"/>
        </w:rPr>
        <w:t>;</w:t>
      </w:r>
      <w:r>
        <w:rPr>
          <w:spacing w:val="-2"/>
          <w:sz w:val="18"/>
        </w:rPr>
        <w:t xml:space="preserve"> </w:t>
      </w:r>
      <w:r>
        <w:rPr>
          <w:sz w:val="18"/>
        </w:rPr>
        <w:t>hace</w:t>
      </w:r>
      <w:r>
        <w:rPr>
          <w:spacing w:val="-6"/>
          <w:sz w:val="18"/>
        </w:rPr>
        <w:t xml:space="preserve"> </w:t>
      </w:r>
      <w:r>
        <w:rPr>
          <w:sz w:val="18"/>
        </w:rPr>
        <w:t>caso</w:t>
      </w:r>
      <w:r>
        <w:rPr>
          <w:spacing w:val="-4"/>
          <w:sz w:val="18"/>
        </w:rPr>
        <w:t xml:space="preserve"> </w:t>
      </w:r>
      <w:r>
        <w:rPr>
          <w:sz w:val="18"/>
        </w:rPr>
        <w:t>omiso</w:t>
      </w:r>
      <w:r>
        <w:rPr>
          <w:spacing w:val="-2"/>
          <w:sz w:val="18"/>
        </w:rPr>
        <w:t xml:space="preserve"> </w:t>
      </w:r>
      <w:r>
        <w:rPr>
          <w:sz w:val="18"/>
        </w:rPr>
        <w:t>a</w:t>
      </w:r>
      <w:r>
        <w:rPr>
          <w:spacing w:val="-6"/>
          <w:sz w:val="18"/>
        </w:rPr>
        <w:t xml:space="preserve"> </w:t>
      </w:r>
      <w:r>
        <w:rPr>
          <w:sz w:val="18"/>
        </w:rPr>
        <w:t>cualquier</w:t>
      </w:r>
      <w:r>
        <w:rPr>
          <w:spacing w:val="-4"/>
          <w:sz w:val="18"/>
        </w:rPr>
        <w:t xml:space="preserve"> </w:t>
      </w:r>
      <w:r>
        <w:rPr>
          <w:sz w:val="18"/>
        </w:rPr>
        <w:t>solicitud</w:t>
      </w:r>
      <w:r>
        <w:rPr>
          <w:spacing w:val="-4"/>
          <w:sz w:val="18"/>
        </w:rPr>
        <w:t xml:space="preserve"> </w:t>
      </w:r>
      <w:r>
        <w:rPr>
          <w:sz w:val="18"/>
        </w:rPr>
        <w:t>presentada</w:t>
      </w:r>
      <w:r>
        <w:rPr>
          <w:spacing w:val="-4"/>
          <w:sz w:val="18"/>
        </w:rPr>
        <w:t xml:space="preserve"> </w:t>
      </w:r>
      <w:r>
        <w:rPr>
          <w:sz w:val="18"/>
        </w:rPr>
        <w:t>por</w:t>
      </w:r>
      <w:r>
        <w:rPr>
          <w:spacing w:val="-2"/>
          <w:sz w:val="18"/>
        </w:rPr>
        <w:t xml:space="preserve"> </w:t>
      </w:r>
      <w:r>
        <w:rPr>
          <w:rFonts w:ascii="Arial" w:hAnsi="Arial"/>
          <w:b/>
          <w:sz w:val="18"/>
        </w:rPr>
        <w:t>“EL</w:t>
      </w:r>
      <w:r>
        <w:rPr>
          <w:rFonts w:ascii="Arial" w:hAnsi="Arial"/>
          <w:b/>
          <w:spacing w:val="-2"/>
          <w:sz w:val="18"/>
        </w:rPr>
        <w:t xml:space="preserve"> </w:t>
      </w:r>
      <w:r>
        <w:rPr>
          <w:rFonts w:ascii="Arial" w:hAnsi="Arial"/>
          <w:b/>
          <w:sz w:val="18"/>
        </w:rPr>
        <w:t>SUSCRIPTOR”,</w:t>
      </w:r>
      <w:r>
        <w:rPr>
          <w:rFonts w:ascii="Arial" w:hAnsi="Arial"/>
          <w:b/>
          <w:spacing w:val="-1"/>
          <w:sz w:val="18"/>
        </w:rPr>
        <w:t xml:space="preserve"> </w:t>
      </w:r>
      <w:r>
        <w:rPr>
          <w:sz w:val="18"/>
        </w:rPr>
        <w:t>para</w:t>
      </w:r>
      <w:r>
        <w:rPr>
          <w:spacing w:val="-4"/>
          <w:sz w:val="18"/>
        </w:rPr>
        <w:t xml:space="preserve"> </w:t>
      </w:r>
      <w:r>
        <w:rPr>
          <w:sz w:val="18"/>
        </w:rPr>
        <w:t>la</w:t>
      </w:r>
      <w:r>
        <w:rPr>
          <w:spacing w:val="-4"/>
          <w:sz w:val="18"/>
        </w:rPr>
        <w:t xml:space="preserve"> </w:t>
      </w:r>
      <w:r>
        <w:rPr>
          <w:sz w:val="18"/>
        </w:rPr>
        <w:t>prestación del servicio de internet y/o de los servicios adicionales contratados, ya sea por queja o ajuste. La solicitud tiene que ser debidamente formulada;</w:t>
      </w:r>
    </w:p>
    <w:p w14:paraId="2D95F87A" w14:textId="77777777" w:rsidR="00F806C4" w:rsidRDefault="00DA3EC3">
      <w:pPr>
        <w:pStyle w:val="Prrafodelista"/>
        <w:numPr>
          <w:ilvl w:val="0"/>
          <w:numId w:val="1"/>
        </w:numPr>
        <w:tabs>
          <w:tab w:val="left" w:pos="942"/>
        </w:tabs>
        <w:spacing w:line="201" w:lineRule="exact"/>
        <w:ind w:left="942" w:hanging="354"/>
        <w:jc w:val="both"/>
        <w:rPr>
          <w:sz w:val="18"/>
        </w:rPr>
      </w:pPr>
      <w:r>
        <w:rPr>
          <w:sz w:val="18"/>
        </w:rPr>
        <w:t>Si</w:t>
      </w:r>
      <w:r>
        <w:rPr>
          <w:spacing w:val="-5"/>
          <w:sz w:val="18"/>
        </w:rPr>
        <w:t xml:space="preserve"> </w:t>
      </w:r>
      <w:r>
        <w:rPr>
          <w:rFonts w:ascii="Arial" w:hAnsi="Arial"/>
          <w:b/>
          <w:sz w:val="18"/>
        </w:rPr>
        <w:t>“EL</w:t>
      </w:r>
      <w:r>
        <w:rPr>
          <w:rFonts w:ascii="Arial" w:hAnsi="Arial"/>
          <w:b/>
          <w:spacing w:val="-6"/>
          <w:sz w:val="18"/>
        </w:rPr>
        <w:t xml:space="preserve"> </w:t>
      </w:r>
      <w:r>
        <w:rPr>
          <w:rFonts w:ascii="Arial" w:hAnsi="Arial"/>
          <w:b/>
          <w:sz w:val="18"/>
        </w:rPr>
        <w:t>PROVEEDOR”</w:t>
      </w:r>
      <w:r>
        <w:rPr>
          <w:sz w:val="18"/>
        </w:rPr>
        <w:t>;</w:t>
      </w:r>
      <w:r>
        <w:rPr>
          <w:spacing w:val="-6"/>
          <w:sz w:val="18"/>
        </w:rPr>
        <w:t xml:space="preserve"> </w:t>
      </w:r>
      <w:r>
        <w:rPr>
          <w:sz w:val="18"/>
        </w:rPr>
        <w:t>incumple</w:t>
      </w:r>
      <w:r>
        <w:rPr>
          <w:spacing w:val="-7"/>
          <w:sz w:val="18"/>
        </w:rPr>
        <w:t xml:space="preserve"> </w:t>
      </w:r>
      <w:r>
        <w:rPr>
          <w:sz w:val="18"/>
        </w:rPr>
        <w:t>cualquier</w:t>
      </w:r>
      <w:r>
        <w:rPr>
          <w:spacing w:val="-5"/>
          <w:sz w:val="18"/>
        </w:rPr>
        <w:t xml:space="preserve"> </w:t>
      </w:r>
      <w:r>
        <w:rPr>
          <w:sz w:val="18"/>
        </w:rPr>
        <w:t>disposición</w:t>
      </w:r>
      <w:r>
        <w:rPr>
          <w:spacing w:val="-6"/>
          <w:sz w:val="18"/>
        </w:rPr>
        <w:t xml:space="preserve"> </w:t>
      </w:r>
      <w:r>
        <w:rPr>
          <w:sz w:val="18"/>
        </w:rPr>
        <w:t>del</w:t>
      </w:r>
      <w:r>
        <w:rPr>
          <w:spacing w:val="-5"/>
          <w:sz w:val="18"/>
        </w:rPr>
        <w:t xml:space="preserve"> </w:t>
      </w:r>
      <w:r>
        <w:rPr>
          <w:sz w:val="18"/>
        </w:rPr>
        <w:t>presente</w:t>
      </w:r>
      <w:r>
        <w:rPr>
          <w:spacing w:val="-6"/>
          <w:sz w:val="18"/>
        </w:rPr>
        <w:t xml:space="preserve"> </w:t>
      </w:r>
      <w:r>
        <w:rPr>
          <w:spacing w:val="-2"/>
          <w:sz w:val="18"/>
        </w:rPr>
        <w:t>contrato.</w:t>
      </w:r>
    </w:p>
    <w:p w14:paraId="6D6A39DB" w14:textId="77777777" w:rsidR="00F806C4" w:rsidRDefault="00DA3EC3">
      <w:pPr>
        <w:pStyle w:val="Prrafodelista"/>
        <w:numPr>
          <w:ilvl w:val="0"/>
          <w:numId w:val="1"/>
        </w:numPr>
        <w:tabs>
          <w:tab w:val="left" w:pos="941"/>
          <w:tab w:val="left" w:pos="943"/>
        </w:tabs>
        <w:spacing w:line="242" w:lineRule="auto"/>
        <w:ind w:right="232"/>
        <w:jc w:val="both"/>
        <w:rPr>
          <w:sz w:val="18"/>
        </w:rPr>
      </w:pPr>
      <w:r>
        <w:rPr>
          <w:sz w:val="18"/>
        </w:rPr>
        <w:t>Si</w:t>
      </w:r>
      <w:r>
        <w:rPr>
          <w:spacing w:val="-1"/>
          <w:sz w:val="18"/>
        </w:rPr>
        <w:t xml:space="preserve"> </w:t>
      </w:r>
      <w:r>
        <w:rPr>
          <w:rFonts w:ascii="Arial" w:hAnsi="Arial"/>
          <w:b/>
          <w:sz w:val="18"/>
        </w:rPr>
        <w:t>“EL</w:t>
      </w:r>
      <w:r>
        <w:rPr>
          <w:rFonts w:ascii="Arial" w:hAnsi="Arial"/>
          <w:b/>
          <w:spacing w:val="-2"/>
          <w:sz w:val="18"/>
        </w:rPr>
        <w:t xml:space="preserve"> </w:t>
      </w:r>
      <w:r>
        <w:rPr>
          <w:rFonts w:ascii="Arial" w:hAnsi="Arial"/>
          <w:b/>
          <w:sz w:val="18"/>
        </w:rPr>
        <w:t>PROVEEDOR”</w:t>
      </w:r>
      <w:r>
        <w:rPr>
          <w:sz w:val="18"/>
        </w:rPr>
        <w:t>;</w:t>
      </w:r>
      <w:r>
        <w:rPr>
          <w:spacing w:val="-1"/>
          <w:sz w:val="18"/>
        </w:rPr>
        <w:t xml:space="preserve"> </w:t>
      </w:r>
      <w:r>
        <w:rPr>
          <w:sz w:val="18"/>
        </w:rPr>
        <w:t>no</w:t>
      </w:r>
      <w:r>
        <w:rPr>
          <w:spacing w:val="-4"/>
          <w:sz w:val="18"/>
        </w:rPr>
        <w:t xml:space="preserve"> </w:t>
      </w:r>
      <w:r>
        <w:rPr>
          <w:sz w:val="18"/>
        </w:rPr>
        <w:t>cumple</w:t>
      </w:r>
      <w:r>
        <w:rPr>
          <w:spacing w:val="-4"/>
          <w:sz w:val="18"/>
        </w:rPr>
        <w:t xml:space="preserve"> </w:t>
      </w:r>
      <w:r>
        <w:rPr>
          <w:sz w:val="18"/>
        </w:rPr>
        <w:t>con</w:t>
      </w:r>
      <w:r>
        <w:rPr>
          <w:spacing w:val="-2"/>
          <w:sz w:val="18"/>
        </w:rPr>
        <w:t xml:space="preserve"> </w:t>
      </w:r>
      <w:r>
        <w:rPr>
          <w:sz w:val="18"/>
        </w:rPr>
        <w:t>los</w:t>
      </w:r>
      <w:r>
        <w:rPr>
          <w:spacing w:val="-1"/>
          <w:sz w:val="18"/>
        </w:rPr>
        <w:t xml:space="preserve"> </w:t>
      </w:r>
      <w:r>
        <w:rPr>
          <w:sz w:val="18"/>
        </w:rPr>
        <w:t>estándares</w:t>
      </w:r>
      <w:r>
        <w:rPr>
          <w:spacing w:val="-1"/>
          <w:sz w:val="18"/>
        </w:rPr>
        <w:t xml:space="preserve"> </w:t>
      </w:r>
      <w:r>
        <w:rPr>
          <w:sz w:val="18"/>
        </w:rPr>
        <w:t>de</w:t>
      </w:r>
      <w:r>
        <w:rPr>
          <w:spacing w:val="-4"/>
          <w:sz w:val="18"/>
        </w:rPr>
        <w:t xml:space="preserve"> </w:t>
      </w:r>
      <w:r>
        <w:rPr>
          <w:sz w:val="18"/>
        </w:rPr>
        <w:t>calidad</w:t>
      </w:r>
      <w:r>
        <w:rPr>
          <w:spacing w:val="-2"/>
          <w:sz w:val="18"/>
        </w:rPr>
        <w:t xml:space="preserve"> </w:t>
      </w:r>
      <w:r>
        <w:rPr>
          <w:sz w:val="18"/>
        </w:rPr>
        <w:t>convenidos</w:t>
      </w:r>
      <w:r>
        <w:rPr>
          <w:spacing w:val="-3"/>
          <w:sz w:val="18"/>
        </w:rPr>
        <w:t xml:space="preserve"> </w:t>
      </w:r>
      <w:r>
        <w:rPr>
          <w:sz w:val="18"/>
        </w:rPr>
        <w:t>de</w:t>
      </w:r>
      <w:r>
        <w:rPr>
          <w:spacing w:val="-2"/>
          <w:sz w:val="18"/>
        </w:rPr>
        <w:t xml:space="preserve"> </w:t>
      </w:r>
      <w:r>
        <w:rPr>
          <w:sz w:val="18"/>
        </w:rPr>
        <w:t>conformidad</w:t>
      </w:r>
      <w:r>
        <w:rPr>
          <w:spacing w:val="-2"/>
          <w:sz w:val="18"/>
        </w:rPr>
        <w:t xml:space="preserve"> </w:t>
      </w:r>
      <w:r>
        <w:rPr>
          <w:sz w:val="18"/>
        </w:rPr>
        <w:t>con</w:t>
      </w:r>
      <w:r>
        <w:rPr>
          <w:spacing w:val="-2"/>
          <w:sz w:val="18"/>
        </w:rPr>
        <w:t xml:space="preserve"> </w:t>
      </w:r>
      <w:r>
        <w:rPr>
          <w:sz w:val="18"/>
        </w:rPr>
        <w:t>lo</w:t>
      </w:r>
      <w:r>
        <w:rPr>
          <w:spacing w:val="-4"/>
          <w:sz w:val="18"/>
        </w:rPr>
        <w:t xml:space="preserve"> </w:t>
      </w:r>
      <w:r>
        <w:rPr>
          <w:sz w:val="18"/>
        </w:rPr>
        <w:t>establecido</w:t>
      </w:r>
      <w:r>
        <w:rPr>
          <w:spacing w:val="-2"/>
          <w:sz w:val="18"/>
        </w:rPr>
        <w:t xml:space="preserve"> </w:t>
      </w:r>
      <w:r>
        <w:rPr>
          <w:sz w:val="18"/>
        </w:rPr>
        <w:t>en</w:t>
      </w:r>
      <w:r>
        <w:rPr>
          <w:spacing w:val="-2"/>
          <w:sz w:val="18"/>
        </w:rPr>
        <w:t xml:space="preserve"> </w:t>
      </w:r>
      <w:r>
        <w:rPr>
          <w:sz w:val="18"/>
        </w:rPr>
        <w:t>la CLÁUSULA PRIMERA y</w:t>
      </w:r>
      <w:r>
        <w:rPr>
          <w:spacing w:val="-1"/>
          <w:sz w:val="18"/>
        </w:rPr>
        <w:t xml:space="preserve"> </w:t>
      </w:r>
      <w:r>
        <w:rPr>
          <w:sz w:val="18"/>
        </w:rPr>
        <w:t>en las especificaciones técnicas del servicio contratado en la solicitud de servicio o</w:t>
      </w:r>
      <w:r>
        <w:rPr>
          <w:spacing w:val="-2"/>
          <w:sz w:val="18"/>
        </w:rPr>
        <w:t xml:space="preserve"> </w:t>
      </w:r>
      <w:r>
        <w:rPr>
          <w:sz w:val="18"/>
        </w:rPr>
        <w:t>carátula anexo de este contrato.</w:t>
      </w:r>
    </w:p>
    <w:p w14:paraId="1F3A8916" w14:textId="77777777" w:rsidR="00F806C4" w:rsidRDefault="00DA3EC3">
      <w:pPr>
        <w:pStyle w:val="Prrafodelista"/>
        <w:numPr>
          <w:ilvl w:val="0"/>
          <w:numId w:val="1"/>
        </w:numPr>
        <w:tabs>
          <w:tab w:val="left" w:pos="942"/>
        </w:tabs>
        <w:spacing w:line="201" w:lineRule="exact"/>
        <w:ind w:left="942" w:hanging="354"/>
        <w:rPr>
          <w:sz w:val="18"/>
        </w:rPr>
      </w:pPr>
      <w:r>
        <w:rPr>
          <w:sz w:val="18"/>
        </w:rPr>
        <w:t>Si</w:t>
      </w:r>
      <w:r>
        <w:rPr>
          <w:spacing w:val="-13"/>
          <w:sz w:val="18"/>
        </w:rPr>
        <w:t xml:space="preserve"> </w:t>
      </w:r>
      <w:r>
        <w:rPr>
          <w:rFonts w:ascii="Arial" w:hAnsi="Arial"/>
          <w:b/>
          <w:sz w:val="18"/>
        </w:rPr>
        <w:t>“EL</w:t>
      </w:r>
      <w:r>
        <w:rPr>
          <w:rFonts w:ascii="Arial" w:hAnsi="Arial"/>
          <w:b/>
          <w:spacing w:val="-12"/>
          <w:sz w:val="18"/>
        </w:rPr>
        <w:t xml:space="preserve"> </w:t>
      </w:r>
      <w:r>
        <w:rPr>
          <w:rFonts w:ascii="Arial" w:hAnsi="Arial"/>
          <w:b/>
          <w:sz w:val="18"/>
        </w:rPr>
        <w:t>PROVEEDOR”</w:t>
      </w:r>
      <w:r>
        <w:rPr>
          <w:rFonts w:ascii="Arial" w:hAnsi="Arial"/>
          <w:b/>
          <w:spacing w:val="-12"/>
          <w:sz w:val="18"/>
        </w:rPr>
        <w:t xml:space="preserve"> </w:t>
      </w:r>
      <w:r>
        <w:rPr>
          <w:sz w:val="18"/>
        </w:rPr>
        <w:t>modifica</w:t>
      </w:r>
      <w:r>
        <w:rPr>
          <w:spacing w:val="-12"/>
          <w:sz w:val="18"/>
        </w:rPr>
        <w:t xml:space="preserve"> </w:t>
      </w:r>
      <w:r>
        <w:rPr>
          <w:sz w:val="18"/>
        </w:rPr>
        <w:t>unilateralmente</w:t>
      </w:r>
      <w:r>
        <w:rPr>
          <w:spacing w:val="-12"/>
          <w:sz w:val="18"/>
        </w:rPr>
        <w:t xml:space="preserve"> </w:t>
      </w:r>
      <w:r>
        <w:rPr>
          <w:sz w:val="18"/>
        </w:rPr>
        <w:t>las</w:t>
      </w:r>
      <w:r>
        <w:rPr>
          <w:spacing w:val="-12"/>
          <w:sz w:val="18"/>
        </w:rPr>
        <w:t xml:space="preserve"> </w:t>
      </w:r>
      <w:r>
        <w:rPr>
          <w:sz w:val="18"/>
        </w:rPr>
        <w:t>condiciones</w:t>
      </w:r>
      <w:r>
        <w:rPr>
          <w:spacing w:val="-13"/>
          <w:sz w:val="18"/>
        </w:rPr>
        <w:t xml:space="preserve"> </w:t>
      </w:r>
      <w:r>
        <w:rPr>
          <w:sz w:val="18"/>
        </w:rPr>
        <w:t>originalmente</w:t>
      </w:r>
      <w:r>
        <w:rPr>
          <w:spacing w:val="-12"/>
          <w:sz w:val="18"/>
        </w:rPr>
        <w:t xml:space="preserve"> </w:t>
      </w:r>
      <w:r>
        <w:rPr>
          <w:spacing w:val="-2"/>
          <w:sz w:val="18"/>
        </w:rPr>
        <w:t>contratadas.</w:t>
      </w:r>
    </w:p>
    <w:p w14:paraId="23A9D4A8" w14:textId="77777777" w:rsidR="00F806C4" w:rsidRDefault="00DA3EC3">
      <w:pPr>
        <w:pStyle w:val="Prrafodelista"/>
        <w:numPr>
          <w:ilvl w:val="0"/>
          <w:numId w:val="1"/>
        </w:numPr>
        <w:tabs>
          <w:tab w:val="left" w:pos="942"/>
        </w:tabs>
        <w:spacing w:before="3"/>
        <w:ind w:left="942" w:hanging="354"/>
        <w:rPr>
          <w:sz w:val="18"/>
        </w:rPr>
      </w:pPr>
      <w:r>
        <w:rPr>
          <w:sz w:val="18"/>
        </w:rPr>
        <w:t>Por</w:t>
      </w:r>
      <w:r>
        <w:rPr>
          <w:spacing w:val="-6"/>
          <w:sz w:val="18"/>
        </w:rPr>
        <w:t xml:space="preserve"> </w:t>
      </w:r>
      <w:r>
        <w:rPr>
          <w:sz w:val="18"/>
        </w:rPr>
        <w:t>terminación</w:t>
      </w:r>
      <w:r>
        <w:rPr>
          <w:spacing w:val="-7"/>
          <w:sz w:val="18"/>
        </w:rPr>
        <w:t xml:space="preserve"> </w:t>
      </w:r>
      <w:r>
        <w:rPr>
          <w:sz w:val="18"/>
        </w:rPr>
        <w:t>o</w:t>
      </w:r>
      <w:r>
        <w:rPr>
          <w:spacing w:val="-6"/>
          <w:sz w:val="18"/>
        </w:rPr>
        <w:t xml:space="preserve"> </w:t>
      </w:r>
      <w:r>
        <w:rPr>
          <w:sz w:val="18"/>
        </w:rPr>
        <w:t>revocación</w:t>
      </w:r>
      <w:r>
        <w:rPr>
          <w:spacing w:val="-7"/>
          <w:sz w:val="18"/>
        </w:rPr>
        <w:t xml:space="preserve"> </w:t>
      </w:r>
      <w:r>
        <w:rPr>
          <w:sz w:val="18"/>
        </w:rPr>
        <w:t>del</w:t>
      </w:r>
      <w:r>
        <w:rPr>
          <w:spacing w:val="-6"/>
          <w:sz w:val="18"/>
        </w:rPr>
        <w:t xml:space="preserve"> </w:t>
      </w:r>
      <w:r>
        <w:rPr>
          <w:sz w:val="18"/>
        </w:rPr>
        <w:t>Título</w:t>
      </w:r>
      <w:r>
        <w:rPr>
          <w:spacing w:val="-8"/>
          <w:sz w:val="18"/>
        </w:rPr>
        <w:t xml:space="preserve"> </w:t>
      </w:r>
      <w:r>
        <w:rPr>
          <w:sz w:val="18"/>
        </w:rPr>
        <w:t>de</w:t>
      </w:r>
      <w:r>
        <w:rPr>
          <w:spacing w:val="-5"/>
          <w:sz w:val="18"/>
        </w:rPr>
        <w:t xml:space="preserve"> </w:t>
      </w:r>
      <w:r>
        <w:rPr>
          <w:spacing w:val="-2"/>
          <w:sz w:val="18"/>
        </w:rPr>
        <w:t>Concesión.</w:t>
      </w:r>
    </w:p>
    <w:p w14:paraId="454FE555" w14:textId="77777777" w:rsidR="00F806C4" w:rsidRDefault="00DA3EC3">
      <w:pPr>
        <w:pStyle w:val="Prrafodelista"/>
        <w:numPr>
          <w:ilvl w:val="0"/>
          <w:numId w:val="1"/>
        </w:numPr>
        <w:tabs>
          <w:tab w:val="left" w:pos="943"/>
        </w:tabs>
        <w:ind w:hanging="355"/>
        <w:rPr>
          <w:sz w:val="18"/>
        </w:rPr>
      </w:pPr>
      <w:r>
        <w:rPr>
          <w:sz w:val="18"/>
        </w:rPr>
        <w:t>Cuando</w:t>
      </w:r>
      <w:r>
        <w:rPr>
          <w:spacing w:val="-8"/>
          <w:sz w:val="18"/>
        </w:rPr>
        <w:t xml:space="preserve"> </w:t>
      </w:r>
      <w:r>
        <w:rPr>
          <w:sz w:val="18"/>
        </w:rPr>
        <w:t>existe</w:t>
      </w:r>
      <w:r>
        <w:rPr>
          <w:spacing w:val="-6"/>
          <w:sz w:val="18"/>
        </w:rPr>
        <w:t xml:space="preserve"> </w:t>
      </w:r>
      <w:r>
        <w:rPr>
          <w:sz w:val="18"/>
        </w:rPr>
        <w:t>cesión</w:t>
      </w:r>
      <w:r>
        <w:rPr>
          <w:spacing w:val="-5"/>
          <w:sz w:val="18"/>
        </w:rPr>
        <w:t xml:space="preserve"> </w:t>
      </w:r>
      <w:r>
        <w:rPr>
          <w:sz w:val="18"/>
        </w:rPr>
        <w:t>de</w:t>
      </w:r>
      <w:r>
        <w:rPr>
          <w:spacing w:val="-3"/>
          <w:sz w:val="18"/>
        </w:rPr>
        <w:t xml:space="preserve"> </w:t>
      </w:r>
      <w:r>
        <w:rPr>
          <w:sz w:val="18"/>
        </w:rPr>
        <w:t>derechos</w:t>
      </w:r>
      <w:r>
        <w:rPr>
          <w:spacing w:val="-5"/>
          <w:sz w:val="18"/>
        </w:rPr>
        <w:t xml:space="preserve"> </w:t>
      </w:r>
      <w:r>
        <w:rPr>
          <w:sz w:val="18"/>
        </w:rPr>
        <w:t>del</w:t>
      </w:r>
      <w:r>
        <w:rPr>
          <w:spacing w:val="-6"/>
          <w:sz w:val="18"/>
        </w:rPr>
        <w:t xml:space="preserve"> </w:t>
      </w:r>
      <w:r>
        <w:rPr>
          <w:sz w:val="18"/>
        </w:rPr>
        <w:t>Título</w:t>
      </w:r>
      <w:r>
        <w:rPr>
          <w:spacing w:val="-7"/>
          <w:sz w:val="18"/>
        </w:rPr>
        <w:t xml:space="preserve"> </w:t>
      </w:r>
      <w:r>
        <w:rPr>
          <w:sz w:val="18"/>
        </w:rPr>
        <w:t>de</w:t>
      </w:r>
      <w:r>
        <w:rPr>
          <w:spacing w:val="-5"/>
          <w:sz w:val="18"/>
        </w:rPr>
        <w:t xml:space="preserve"> </w:t>
      </w:r>
      <w:r>
        <w:rPr>
          <w:sz w:val="18"/>
        </w:rPr>
        <w:t>Concesión</w:t>
      </w:r>
      <w:r>
        <w:rPr>
          <w:spacing w:val="-7"/>
          <w:sz w:val="18"/>
        </w:rPr>
        <w:t xml:space="preserve"> </w:t>
      </w:r>
      <w:r>
        <w:rPr>
          <w:sz w:val="18"/>
        </w:rPr>
        <w:t>a</w:t>
      </w:r>
      <w:r>
        <w:rPr>
          <w:spacing w:val="-6"/>
          <w:sz w:val="18"/>
        </w:rPr>
        <w:t xml:space="preserve"> </w:t>
      </w:r>
      <w:r>
        <w:rPr>
          <w:sz w:val="18"/>
        </w:rPr>
        <w:t>otro</w:t>
      </w:r>
      <w:r>
        <w:rPr>
          <w:spacing w:val="-5"/>
          <w:sz w:val="18"/>
        </w:rPr>
        <w:t xml:space="preserve"> </w:t>
      </w:r>
      <w:r>
        <w:rPr>
          <w:spacing w:val="-2"/>
          <w:sz w:val="18"/>
        </w:rPr>
        <w:t>Proveedor.</w:t>
      </w:r>
    </w:p>
    <w:p w14:paraId="251DBF7A" w14:textId="77777777" w:rsidR="00F806C4" w:rsidRDefault="00DA3EC3">
      <w:pPr>
        <w:pStyle w:val="Textoindependiente"/>
        <w:spacing w:before="204"/>
        <w:ind w:left="230" w:right="223"/>
        <w:jc w:val="both"/>
        <w:rPr>
          <w:rFonts w:ascii="Arial" w:hAnsi="Arial"/>
          <w:b/>
        </w:rPr>
      </w:pPr>
      <w:r>
        <w:rPr>
          <w:rFonts w:ascii="Arial" w:hAnsi="Arial"/>
          <w:b/>
        </w:rPr>
        <w:t>DÉCIMA</w:t>
      </w:r>
      <w:r>
        <w:rPr>
          <w:rFonts w:ascii="Arial" w:hAnsi="Arial"/>
          <w:b/>
          <w:spacing w:val="-4"/>
        </w:rPr>
        <w:t xml:space="preserve"> </w:t>
      </w:r>
      <w:r>
        <w:rPr>
          <w:rFonts w:ascii="Arial" w:hAnsi="Arial"/>
          <w:b/>
        </w:rPr>
        <w:t xml:space="preserve">CUARTA. </w:t>
      </w:r>
      <w:r>
        <w:t>Las partes convienen</w:t>
      </w:r>
      <w:r>
        <w:rPr>
          <w:spacing w:val="-1"/>
        </w:rPr>
        <w:t xml:space="preserve"> </w:t>
      </w:r>
      <w:r>
        <w:t>en</w:t>
      </w:r>
      <w:r>
        <w:rPr>
          <w:spacing w:val="-1"/>
        </w:rPr>
        <w:t xml:space="preserve"> </w:t>
      </w:r>
      <w:r>
        <w:t>notificarse</w:t>
      </w:r>
      <w:r>
        <w:rPr>
          <w:spacing w:val="-3"/>
        </w:rPr>
        <w:t xml:space="preserve"> </w:t>
      </w:r>
      <w:r>
        <w:t>cualquier</w:t>
      </w:r>
      <w:r>
        <w:rPr>
          <w:spacing w:val="-1"/>
        </w:rPr>
        <w:t xml:space="preserve"> </w:t>
      </w:r>
      <w:r>
        <w:t>cambio</w:t>
      </w:r>
      <w:r>
        <w:rPr>
          <w:spacing w:val="-1"/>
        </w:rPr>
        <w:t xml:space="preserve"> </w:t>
      </w:r>
      <w:r>
        <w:t>en</w:t>
      </w:r>
      <w:r>
        <w:rPr>
          <w:spacing w:val="-3"/>
        </w:rPr>
        <w:t xml:space="preserve"> </w:t>
      </w:r>
      <w:r>
        <w:t>sus domicilios en</w:t>
      </w:r>
      <w:r>
        <w:rPr>
          <w:spacing w:val="-1"/>
        </w:rPr>
        <w:t xml:space="preserve"> </w:t>
      </w:r>
      <w:r>
        <w:t>el</w:t>
      </w:r>
      <w:r>
        <w:rPr>
          <w:spacing w:val="-1"/>
        </w:rPr>
        <w:t xml:space="preserve"> </w:t>
      </w:r>
      <w:r>
        <w:t>entendido</w:t>
      </w:r>
      <w:r>
        <w:rPr>
          <w:spacing w:val="-3"/>
        </w:rPr>
        <w:t xml:space="preserve"> </w:t>
      </w:r>
      <w:r>
        <w:t>de</w:t>
      </w:r>
      <w:r>
        <w:rPr>
          <w:spacing w:val="-1"/>
        </w:rPr>
        <w:t xml:space="preserve"> </w:t>
      </w:r>
      <w:r>
        <w:t>que</w:t>
      </w:r>
      <w:r>
        <w:rPr>
          <w:spacing w:val="-1"/>
        </w:rPr>
        <w:t xml:space="preserve"> </w:t>
      </w:r>
      <w:r>
        <w:t>si</w:t>
      </w:r>
      <w:r>
        <w:rPr>
          <w:spacing w:val="-1"/>
        </w:rPr>
        <w:t xml:space="preserve"> </w:t>
      </w:r>
      <w:r>
        <w:t>el</w:t>
      </w:r>
      <w:r>
        <w:rPr>
          <w:spacing w:val="-3"/>
        </w:rPr>
        <w:t xml:space="preserve"> </w:t>
      </w:r>
      <w:r>
        <w:t>nuevo domicilio</w:t>
      </w:r>
      <w:r>
        <w:rPr>
          <w:spacing w:val="-6"/>
        </w:rPr>
        <w:t xml:space="preserve"> </w:t>
      </w:r>
      <w:r>
        <w:t>de</w:t>
      </w:r>
      <w:r>
        <w:rPr>
          <w:spacing w:val="-5"/>
        </w:rPr>
        <w:t xml:space="preserve"> </w:t>
      </w:r>
      <w:r>
        <w:rPr>
          <w:rFonts w:ascii="Arial" w:hAnsi="Arial"/>
          <w:b/>
        </w:rPr>
        <w:t>“EL</w:t>
      </w:r>
      <w:r>
        <w:rPr>
          <w:rFonts w:ascii="Arial" w:hAnsi="Arial"/>
          <w:b/>
          <w:spacing w:val="-7"/>
        </w:rPr>
        <w:t xml:space="preserve"> </w:t>
      </w:r>
      <w:r>
        <w:rPr>
          <w:rFonts w:ascii="Arial" w:hAnsi="Arial"/>
          <w:b/>
        </w:rPr>
        <w:t>SUSCRIPTOR”</w:t>
      </w:r>
      <w:r>
        <w:t>,</w:t>
      </w:r>
      <w:r>
        <w:rPr>
          <w:spacing w:val="-7"/>
        </w:rPr>
        <w:t xml:space="preserve"> </w:t>
      </w:r>
      <w:r>
        <w:t>queda</w:t>
      </w:r>
      <w:r>
        <w:rPr>
          <w:spacing w:val="-6"/>
        </w:rPr>
        <w:t xml:space="preserve"> </w:t>
      </w:r>
      <w:r>
        <w:t>fuera</w:t>
      </w:r>
      <w:r>
        <w:rPr>
          <w:spacing w:val="-6"/>
        </w:rPr>
        <w:t xml:space="preserve"> </w:t>
      </w:r>
      <w:r>
        <w:t>del</w:t>
      </w:r>
      <w:r>
        <w:rPr>
          <w:spacing w:val="-9"/>
        </w:rPr>
        <w:t xml:space="preserve"> </w:t>
      </w:r>
      <w:r>
        <w:t>área</w:t>
      </w:r>
      <w:r>
        <w:rPr>
          <w:spacing w:val="-6"/>
        </w:rPr>
        <w:t xml:space="preserve"> </w:t>
      </w:r>
      <w:r>
        <w:t>de</w:t>
      </w:r>
      <w:r>
        <w:rPr>
          <w:spacing w:val="-6"/>
        </w:rPr>
        <w:t xml:space="preserve"> </w:t>
      </w:r>
      <w:r>
        <w:t>cobertura</w:t>
      </w:r>
      <w:r>
        <w:rPr>
          <w:spacing w:val="-6"/>
        </w:rPr>
        <w:t xml:space="preserve"> </w:t>
      </w:r>
      <w:r>
        <w:t>de</w:t>
      </w:r>
      <w:r>
        <w:rPr>
          <w:spacing w:val="-6"/>
        </w:rPr>
        <w:t xml:space="preserve"> </w:t>
      </w:r>
      <w:r>
        <w:t>prestación</w:t>
      </w:r>
      <w:r>
        <w:rPr>
          <w:spacing w:val="-6"/>
        </w:rPr>
        <w:t xml:space="preserve"> </w:t>
      </w:r>
      <w:r>
        <w:t>del</w:t>
      </w:r>
      <w:r>
        <w:rPr>
          <w:spacing w:val="-9"/>
        </w:rPr>
        <w:t xml:space="preserve"> </w:t>
      </w:r>
      <w:r>
        <w:t>servicio</w:t>
      </w:r>
      <w:r>
        <w:rPr>
          <w:spacing w:val="-6"/>
        </w:rPr>
        <w:t xml:space="preserve"> </w:t>
      </w:r>
      <w:r>
        <w:t>a</w:t>
      </w:r>
      <w:r>
        <w:rPr>
          <w:spacing w:val="-9"/>
        </w:rPr>
        <w:t xml:space="preserve"> </w:t>
      </w:r>
      <w:r>
        <w:t>cargo</w:t>
      </w:r>
      <w:r>
        <w:rPr>
          <w:spacing w:val="-9"/>
        </w:rPr>
        <w:t xml:space="preserve"> </w:t>
      </w:r>
      <w:r>
        <w:t xml:space="preserve">de </w:t>
      </w:r>
      <w:r>
        <w:rPr>
          <w:rFonts w:ascii="Arial" w:hAnsi="Arial"/>
          <w:b/>
        </w:rPr>
        <w:t>“EL</w:t>
      </w:r>
      <w:r>
        <w:rPr>
          <w:rFonts w:ascii="Arial" w:hAnsi="Arial"/>
          <w:b/>
          <w:spacing w:val="-7"/>
        </w:rPr>
        <w:t xml:space="preserve"> </w:t>
      </w:r>
      <w:r>
        <w:rPr>
          <w:rFonts w:ascii="Arial" w:hAnsi="Arial"/>
          <w:b/>
        </w:rPr>
        <w:t>PROVEEDOR”</w:t>
      </w:r>
      <w:r>
        <w:t xml:space="preserve">, será causa automática de terminación del contrato sin responsabilidad para ambas partes, </w:t>
      </w:r>
      <w:r>
        <w:rPr>
          <w:rFonts w:ascii="Arial" w:hAnsi="Arial"/>
          <w:b/>
        </w:rPr>
        <w:t xml:space="preserve">“EL SUSCRIPTOR” </w:t>
      </w:r>
      <w:r>
        <w:t xml:space="preserve">permitirá el retiro por parte de </w:t>
      </w:r>
      <w:r>
        <w:rPr>
          <w:rFonts w:ascii="Arial" w:hAnsi="Arial"/>
          <w:b/>
        </w:rPr>
        <w:t>“EL PROVEEDOR”</w:t>
      </w:r>
      <w:r>
        <w:t xml:space="preserve">, del equipo y accesorios que con motivo del presente contrato hubiesen sido proporcionados a </w:t>
      </w:r>
      <w:r>
        <w:rPr>
          <w:rFonts w:ascii="Arial" w:hAnsi="Arial"/>
          <w:b/>
        </w:rPr>
        <w:t>“EL SUSCRIPTOR”.</w:t>
      </w:r>
    </w:p>
    <w:p w14:paraId="01477DBF" w14:textId="6A155200" w:rsidR="00F806C4" w:rsidRDefault="00DA3EC3">
      <w:pPr>
        <w:pStyle w:val="Textoindependiente"/>
        <w:spacing w:before="206" w:line="242" w:lineRule="auto"/>
        <w:ind w:left="230" w:right="230"/>
        <w:jc w:val="both"/>
      </w:pPr>
      <w:r>
        <w:rPr>
          <w:rFonts w:ascii="Arial" w:hAnsi="Arial"/>
          <w:b/>
        </w:rPr>
        <w:t>DÉCIMA</w:t>
      </w:r>
      <w:r>
        <w:rPr>
          <w:rFonts w:ascii="Arial" w:hAnsi="Arial"/>
          <w:b/>
          <w:spacing w:val="-7"/>
        </w:rPr>
        <w:t xml:space="preserve"> </w:t>
      </w:r>
      <w:r>
        <w:rPr>
          <w:rFonts w:ascii="Arial" w:hAnsi="Arial"/>
          <w:b/>
        </w:rPr>
        <w:t>QUINTA.</w:t>
      </w:r>
      <w:r>
        <w:rPr>
          <w:rFonts w:ascii="Arial" w:hAnsi="Arial"/>
          <w:b/>
          <w:spacing w:val="-4"/>
        </w:rPr>
        <w:t xml:space="preserve"> </w:t>
      </w:r>
      <w:r>
        <w:t>En</w:t>
      </w:r>
      <w:r>
        <w:rPr>
          <w:spacing w:val="-4"/>
        </w:rPr>
        <w:t xml:space="preserve"> </w:t>
      </w:r>
      <w:r>
        <w:t>caso</w:t>
      </w:r>
      <w:r>
        <w:rPr>
          <w:spacing w:val="-4"/>
        </w:rPr>
        <w:t xml:space="preserve"> </w:t>
      </w:r>
      <w:r>
        <w:t>de</w:t>
      </w:r>
      <w:r>
        <w:rPr>
          <w:spacing w:val="-6"/>
        </w:rPr>
        <w:t xml:space="preserve"> </w:t>
      </w:r>
      <w:r>
        <w:t>que</w:t>
      </w:r>
      <w:r>
        <w:rPr>
          <w:spacing w:val="-2"/>
        </w:rPr>
        <w:t xml:space="preserve"> </w:t>
      </w:r>
      <w:r>
        <w:rPr>
          <w:rFonts w:ascii="Arial" w:hAnsi="Arial"/>
          <w:b/>
        </w:rPr>
        <w:t>“EL</w:t>
      </w:r>
      <w:r>
        <w:rPr>
          <w:rFonts w:ascii="Arial" w:hAnsi="Arial"/>
          <w:b/>
          <w:spacing w:val="-4"/>
        </w:rPr>
        <w:t xml:space="preserve"> </w:t>
      </w:r>
      <w:r>
        <w:rPr>
          <w:rFonts w:ascii="Arial" w:hAnsi="Arial"/>
          <w:b/>
        </w:rPr>
        <w:t>PROVEEDOR”</w:t>
      </w:r>
      <w:r>
        <w:rPr>
          <w:rFonts w:ascii="Arial" w:hAnsi="Arial"/>
          <w:b/>
          <w:spacing w:val="-4"/>
        </w:rPr>
        <w:t xml:space="preserve"> </w:t>
      </w:r>
      <w:r>
        <w:t>no</w:t>
      </w:r>
      <w:r>
        <w:rPr>
          <w:spacing w:val="-4"/>
        </w:rPr>
        <w:t xml:space="preserve"> </w:t>
      </w:r>
      <w:r>
        <w:t>preste</w:t>
      </w:r>
      <w:r>
        <w:rPr>
          <w:spacing w:val="-4"/>
        </w:rPr>
        <w:t xml:space="preserve"> </w:t>
      </w:r>
      <w:r>
        <w:t>los</w:t>
      </w:r>
      <w:r>
        <w:rPr>
          <w:spacing w:val="-6"/>
        </w:rPr>
        <w:t xml:space="preserve"> </w:t>
      </w:r>
      <w:r>
        <w:t>servicios</w:t>
      </w:r>
      <w:r>
        <w:rPr>
          <w:spacing w:val="-6"/>
        </w:rPr>
        <w:t xml:space="preserve"> </w:t>
      </w:r>
      <w:r>
        <w:t>de</w:t>
      </w:r>
      <w:r>
        <w:rPr>
          <w:spacing w:val="-4"/>
        </w:rPr>
        <w:t xml:space="preserve"> </w:t>
      </w:r>
      <w:r>
        <w:t>internet</w:t>
      </w:r>
      <w:r>
        <w:rPr>
          <w:spacing w:val="-4"/>
        </w:rPr>
        <w:t xml:space="preserve"> </w:t>
      </w:r>
      <w:r>
        <w:t>pactados</w:t>
      </w:r>
      <w:r>
        <w:rPr>
          <w:spacing w:val="-3"/>
        </w:rPr>
        <w:t xml:space="preserve"> </w:t>
      </w:r>
      <w:r>
        <w:t>en</w:t>
      </w:r>
      <w:r>
        <w:rPr>
          <w:spacing w:val="-4"/>
        </w:rPr>
        <w:t xml:space="preserve"> </w:t>
      </w:r>
      <w:r>
        <w:t>el</w:t>
      </w:r>
      <w:r>
        <w:rPr>
          <w:spacing w:val="-4"/>
        </w:rPr>
        <w:t xml:space="preserve"> </w:t>
      </w:r>
      <w:r>
        <w:t>presente</w:t>
      </w:r>
      <w:r>
        <w:rPr>
          <w:spacing w:val="-4"/>
        </w:rPr>
        <w:t xml:space="preserve"> </w:t>
      </w:r>
      <w:r>
        <w:t>contrato</w:t>
      </w:r>
      <w:r>
        <w:rPr>
          <w:spacing w:val="-4"/>
        </w:rPr>
        <w:t xml:space="preserve"> </w:t>
      </w:r>
      <w:r>
        <w:t xml:space="preserve">en la forma y términos convenidos, contratados ofrecidos o publicitados, así como los estándares de calidad y conforme a la Ley </w:t>
      </w:r>
      <w:del w:id="263" w:author="ARAMC" w:date="2026-01-20T10:32:00Z">
        <w:r w:rsidDel="007A7F38">
          <w:delText>Federal de</w:delText>
        </w:r>
      </w:del>
      <w:ins w:id="264" w:author="ARAMC" w:date="2026-01-20T10:32:00Z">
        <w:r w:rsidR="007A7F38">
          <w:t>en Materia de</w:t>
        </w:r>
      </w:ins>
      <w:r>
        <w:t xml:space="preserve"> Telecomunicaciones y Radiodifusión, </w:t>
      </w:r>
      <w:r>
        <w:rPr>
          <w:rFonts w:ascii="Arial" w:hAnsi="Arial"/>
          <w:b/>
        </w:rPr>
        <w:t xml:space="preserve">“EL SUSCRIPOR” </w:t>
      </w:r>
      <w:r>
        <w:t>tendrá el derecho de dar por terminado el contrato en términos de la cláusula DÉCIMA TERCERA.</w:t>
      </w:r>
    </w:p>
    <w:p w14:paraId="2EAFB45F" w14:textId="77777777" w:rsidR="00F806C4" w:rsidRDefault="00DA3EC3">
      <w:pPr>
        <w:pStyle w:val="Textoindependiente"/>
        <w:spacing w:before="198" w:line="242" w:lineRule="auto"/>
        <w:ind w:left="230" w:right="227"/>
        <w:jc w:val="both"/>
      </w:pPr>
      <w:r>
        <w:rPr>
          <w:rFonts w:ascii="Arial" w:hAnsi="Arial"/>
          <w:b/>
        </w:rPr>
        <w:t xml:space="preserve">DÉCIMA SEXTA. </w:t>
      </w:r>
      <w:r>
        <w:t xml:space="preserve">Cuando </w:t>
      </w:r>
      <w:r>
        <w:rPr>
          <w:rFonts w:ascii="Arial" w:hAnsi="Arial"/>
          <w:b/>
        </w:rPr>
        <w:t xml:space="preserve">“EL PROVEEDOR” </w:t>
      </w:r>
      <w:r>
        <w:t xml:space="preserve">modifique las condiciones originalmente contratadas, </w:t>
      </w:r>
      <w:r>
        <w:rPr>
          <w:rFonts w:ascii="Arial" w:hAnsi="Arial"/>
          <w:b/>
        </w:rPr>
        <w:t xml:space="preserve">“EL SUSCRIPTOR” </w:t>
      </w:r>
      <w:r>
        <w:t>podrá solicitar el cumplimiento forzoso del contrato, y en caso de que no las cumpla a rescindir el mismo. De igual manera cuando</w:t>
      </w:r>
      <w:r>
        <w:rPr>
          <w:spacing w:val="-1"/>
        </w:rPr>
        <w:t xml:space="preserve"> </w:t>
      </w:r>
      <w:r>
        <w:t>se haya suscrito un</w:t>
      </w:r>
      <w:r>
        <w:rPr>
          <w:spacing w:val="-1"/>
        </w:rPr>
        <w:t xml:space="preserve"> </w:t>
      </w:r>
      <w:r>
        <w:t>contrato</w:t>
      </w:r>
      <w:r>
        <w:rPr>
          <w:spacing w:val="-1"/>
        </w:rPr>
        <w:t xml:space="preserve"> </w:t>
      </w:r>
      <w:r>
        <w:t>de</w:t>
      </w:r>
      <w:r>
        <w:rPr>
          <w:spacing w:val="-1"/>
        </w:rPr>
        <w:t xml:space="preserve"> </w:t>
      </w:r>
      <w:r>
        <w:t>adhesión,</w:t>
      </w:r>
      <w:r>
        <w:rPr>
          <w:spacing w:val="-1"/>
        </w:rPr>
        <w:t xml:space="preserve"> </w:t>
      </w:r>
      <w:r>
        <w:t>solo se podrá cambiar</w:t>
      </w:r>
      <w:r>
        <w:rPr>
          <w:spacing w:val="-1"/>
        </w:rPr>
        <w:t xml:space="preserve"> </w:t>
      </w:r>
      <w:r>
        <w:t>a otro por</w:t>
      </w:r>
      <w:r>
        <w:rPr>
          <w:spacing w:val="-1"/>
        </w:rPr>
        <w:t xml:space="preserve"> </w:t>
      </w:r>
      <w:r>
        <w:t>acuerdo de</w:t>
      </w:r>
      <w:r>
        <w:rPr>
          <w:spacing w:val="-1"/>
        </w:rPr>
        <w:t xml:space="preserve"> </w:t>
      </w:r>
      <w:r>
        <w:t>las partes,</w:t>
      </w:r>
      <w:r>
        <w:rPr>
          <w:spacing w:val="-1"/>
        </w:rPr>
        <w:t xml:space="preserve"> </w:t>
      </w:r>
      <w:r>
        <w:t>y el</w:t>
      </w:r>
      <w:r>
        <w:rPr>
          <w:spacing w:val="-1"/>
        </w:rPr>
        <w:t xml:space="preserve"> </w:t>
      </w:r>
      <w:r>
        <w:t>consentimiento podrá otorgarse por medios electrónicos.</w:t>
      </w:r>
    </w:p>
    <w:p w14:paraId="25A76BE5" w14:textId="77777777" w:rsidR="00F806C4" w:rsidRDefault="00DA3EC3">
      <w:pPr>
        <w:spacing w:before="201"/>
        <w:ind w:left="230" w:right="225"/>
        <w:jc w:val="both"/>
        <w:rPr>
          <w:rFonts w:ascii="Arial" w:hAnsi="Arial"/>
          <w:b/>
          <w:sz w:val="18"/>
        </w:rPr>
      </w:pPr>
      <w:r>
        <w:rPr>
          <w:rFonts w:ascii="Arial" w:hAnsi="Arial"/>
          <w:b/>
          <w:sz w:val="18"/>
        </w:rPr>
        <w:t xml:space="preserve">DÉCIMA SÉPTIMA. </w:t>
      </w:r>
      <w:r>
        <w:rPr>
          <w:sz w:val="18"/>
        </w:rPr>
        <w:t xml:space="preserve">Los servicios adicionales se prestarán previa solicitud de </w:t>
      </w:r>
      <w:r>
        <w:rPr>
          <w:rFonts w:ascii="Arial" w:hAnsi="Arial"/>
          <w:b/>
          <w:sz w:val="18"/>
        </w:rPr>
        <w:t>“EL SUSCRIPTOR”</w:t>
      </w:r>
      <w:r>
        <w:rPr>
          <w:sz w:val="18"/>
        </w:rPr>
        <w:t xml:space="preserve">, por evento, tiempo, capacidad o cualquier otra modalidad con que cuente </w:t>
      </w:r>
      <w:r>
        <w:rPr>
          <w:rFonts w:ascii="Arial" w:hAnsi="Arial"/>
          <w:b/>
          <w:sz w:val="18"/>
        </w:rPr>
        <w:t>“EL PROVEEDOR”.</w:t>
      </w:r>
    </w:p>
    <w:p w14:paraId="22E2E4D5" w14:textId="77777777" w:rsidR="00F806C4" w:rsidRDefault="00DA3EC3">
      <w:pPr>
        <w:pStyle w:val="Textoindependiente"/>
        <w:spacing w:before="206" w:line="242" w:lineRule="auto"/>
        <w:ind w:left="230" w:right="225"/>
        <w:jc w:val="both"/>
      </w:pPr>
      <w:r>
        <w:rPr>
          <w:rFonts w:ascii="Arial" w:hAnsi="Arial"/>
          <w:b/>
        </w:rPr>
        <w:t>“EL</w:t>
      </w:r>
      <w:r>
        <w:rPr>
          <w:rFonts w:ascii="Arial" w:hAnsi="Arial"/>
          <w:b/>
          <w:spacing w:val="-13"/>
        </w:rPr>
        <w:t xml:space="preserve"> </w:t>
      </w:r>
      <w:r>
        <w:rPr>
          <w:rFonts w:ascii="Arial" w:hAnsi="Arial"/>
          <w:b/>
        </w:rPr>
        <w:t>PROVEEDOR”</w:t>
      </w:r>
      <w:r>
        <w:rPr>
          <w:rFonts w:ascii="Arial" w:hAnsi="Arial"/>
          <w:b/>
          <w:spacing w:val="-12"/>
        </w:rPr>
        <w:t xml:space="preserve"> </w:t>
      </w:r>
      <w:r>
        <w:t>no</w:t>
      </w:r>
      <w:r>
        <w:rPr>
          <w:spacing w:val="-13"/>
        </w:rPr>
        <w:t xml:space="preserve"> </w:t>
      </w:r>
      <w:r>
        <w:t>podrá</w:t>
      </w:r>
      <w:r>
        <w:rPr>
          <w:spacing w:val="-12"/>
        </w:rPr>
        <w:t xml:space="preserve"> </w:t>
      </w:r>
      <w:r>
        <w:t>obligar</w:t>
      </w:r>
      <w:r>
        <w:rPr>
          <w:spacing w:val="-13"/>
        </w:rPr>
        <w:t xml:space="preserve"> </w:t>
      </w:r>
      <w:r>
        <w:t>a</w:t>
      </w:r>
      <w:r>
        <w:rPr>
          <w:spacing w:val="-13"/>
        </w:rPr>
        <w:t xml:space="preserve"> </w:t>
      </w:r>
      <w:r>
        <w:rPr>
          <w:rFonts w:ascii="Arial" w:hAnsi="Arial"/>
          <w:b/>
        </w:rPr>
        <w:t>“EL</w:t>
      </w:r>
      <w:r>
        <w:rPr>
          <w:rFonts w:ascii="Arial" w:hAnsi="Arial"/>
          <w:b/>
          <w:spacing w:val="-12"/>
        </w:rPr>
        <w:t xml:space="preserve"> </w:t>
      </w:r>
      <w:r>
        <w:rPr>
          <w:rFonts w:ascii="Arial" w:hAnsi="Arial"/>
          <w:b/>
        </w:rPr>
        <w:t>SUSCRIPTOR”</w:t>
      </w:r>
      <w:r>
        <w:rPr>
          <w:rFonts w:ascii="Arial" w:hAnsi="Arial"/>
          <w:b/>
          <w:spacing w:val="-13"/>
        </w:rPr>
        <w:t xml:space="preserve"> </w:t>
      </w:r>
      <w:r>
        <w:t>a</w:t>
      </w:r>
      <w:r>
        <w:rPr>
          <w:spacing w:val="-12"/>
        </w:rPr>
        <w:t xml:space="preserve"> </w:t>
      </w:r>
      <w:r>
        <w:t>contratar</w:t>
      </w:r>
      <w:r>
        <w:rPr>
          <w:spacing w:val="-13"/>
        </w:rPr>
        <w:t xml:space="preserve"> </w:t>
      </w:r>
      <w:r>
        <w:t>servicios</w:t>
      </w:r>
      <w:r>
        <w:rPr>
          <w:spacing w:val="-12"/>
        </w:rPr>
        <w:t xml:space="preserve"> </w:t>
      </w:r>
      <w:r>
        <w:t>adicionales</w:t>
      </w:r>
      <w:r>
        <w:rPr>
          <w:spacing w:val="-13"/>
        </w:rPr>
        <w:t xml:space="preserve"> </w:t>
      </w:r>
      <w:r>
        <w:t>como</w:t>
      </w:r>
      <w:r>
        <w:rPr>
          <w:spacing w:val="-12"/>
        </w:rPr>
        <w:t xml:space="preserve"> </w:t>
      </w:r>
      <w:r>
        <w:t>requisito</w:t>
      </w:r>
      <w:r>
        <w:rPr>
          <w:spacing w:val="-13"/>
        </w:rPr>
        <w:t xml:space="preserve"> </w:t>
      </w:r>
      <w:r>
        <w:t>para</w:t>
      </w:r>
      <w:r>
        <w:rPr>
          <w:spacing w:val="-12"/>
        </w:rPr>
        <w:t xml:space="preserve"> </w:t>
      </w:r>
      <w:r>
        <w:t>la</w:t>
      </w:r>
      <w:r>
        <w:rPr>
          <w:spacing w:val="-13"/>
        </w:rPr>
        <w:t xml:space="preserve"> </w:t>
      </w:r>
      <w:r>
        <w:t>contratación del</w:t>
      </w:r>
      <w:r>
        <w:rPr>
          <w:spacing w:val="-13"/>
        </w:rPr>
        <w:t xml:space="preserve"> </w:t>
      </w:r>
      <w:r>
        <w:t>servicio de internet o para continuar con los servicios contratados, ni podrán aplicar cargos sin previo consentimiento del consumidor</w:t>
      </w:r>
      <w:r>
        <w:rPr>
          <w:spacing w:val="-1"/>
        </w:rPr>
        <w:t xml:space="preserve"> </w:t>
      </w:r>
      <w:r>
        <w:t>o que</w:t>
      </w:r>
      <w:r>
        <w:rPr>
          <w:spacing w:val="-1"/>
        </w:rPr>
        <w:t xml:space="preserve"> </w:t>
      </w:r>
      <w:r>
        <w:t>no</w:t>
      </w:r>
      <w:r>
        <w:rPr>
          <w:spacing w:val="-1"/>
        </w:rPr>
        <w:t xml:space="preserve"> </w:t>
      </w:r>
      <w:r>
        <w:t>se</w:t>
      </w:r>
      <w:r>
        <w:rPr>
          <w:spacing w:val="-1"/>
        </w:rPr>
        <w:t xml:space="preserve"> </w:t>
      </w:r>
      <w:r>
        <w:t>deriven del</w:t>
      </w:r>
      <w:r>
        <w:rPr>
          <w:spacing w:val="-1"/>
        </w:rPr>
        <w:t xml:space="preserve"> </w:t>
      </w:r>
      <w:r>
        <w:t>contrato</w:t>
      </w:r>
      <w:r>
        <w:rPr>
          <w:spacing w:val="-1"/>
        </w:rPr>
        <w:t xml:space="preserve"> </w:t>
      </w:r>
      <w:r>
        <w:t>correspondiente; así</w:t>
      </w:r>
      <w:r>
        <w:rPr>
          <w:spacing w:val="-1"/>
        </w:rPr>
        <w:t xml:space="preserve"> </w:t>
      </w:r>
      <w:r>
        <w:t xml:space="preserve">mismo </w:t>
      </w:r>
      <w:r>
        <w:rPr>
          <w:rFonts w:ascii="Arial" w:hAnsi="Arial"/>
          <w:b/>
        </w:rPr>
        <w:t xml:space="preserve">“EL SUSCRIPTOR” </w:t>
      </w:r>
      <w:r>
        <w:t>en</w:t>
      </w:r>
      <w:r>
        <w:rPr>
          <w:spacing w:val="-1"/>
        </w:rPr>
        <w:t xml:space="preserve"> </w:t>
      </w:r>
      <w:r>
        <w:t>caso de tener</w:t>
      </w:r>
      <w:r>
        <w:rPr>
          <w:spacing w:val="-1"/>
        </w:rPr>
        <w:t xml:space="preserve"> </w:t>
      </w:r>
      <w:r>
        <w:t>algún</w:t>
      </w:r>
      <w:r>
        <w:rPr>
          <w:spacing w:val="-1"/>
        </w:rPr>
        <w:t xml:space="preserve"> </w:t>
      </w:r>
      <w:r>
        <w:t>servicio adicional,</w:t>
      </w:r>
      <w:r>
        <w:rPr>
          <w:spacing w:val="-11"/>
        </w:rPr>
        <w:t xml:space="preserve"> </w:t>
      </w:r>
      <w:r>
        <w:t>podrá</w:t>
      </w:r>
      <w:r>
        <w:rPr>
          <w:spacing w:val="-11"/>
        </w:rPr>
        <w:t xml:space="preserve"> </w:t>
      </w:r>
      <w:r>
        <w:t>cancelarlo</w:t>
      </w:r>
      <w:r>
        <w:rPr>
          <w:spacing w:val="-11"/>
        </w:rPr>
        <w:t xml:space="preserve"> </w:t>
      </w:r>
      <w:r>
        <w:t>en</w:t>
      </w:r>
      <w:r>
        <w:rPr>
          <w:spacing w:val="-13"/>
        </w:rPr>
        <w:t xml:space="preserve"> </w:t>
      </w:r>
      <w:r>
        <w:t>cualquier</w:t>
      </w:r>
      <w:r>
        <w:rPr>
          <w:spacing w:val="-11"/>
        </w:rPr>
        <w:t xml:space="preserve"> </w:t>
      </w:r>
      <w:r>
        <w:t>momento</w:t>
      </w:r>
      <w:r>
        <w:rPr>
          <w:spacing w:val="-11"/>
        </w:rPr>
        <w:t xml:space="preserve"> </w:t>
      </w:r>
      <w:r>
        <w:t>sin</w:t>
      </w:r>
      <w:r>
        <w:rPr>
          <w:spacing w:val="-9"/>
        </w:rPr>
        <w:t xml:space="preserve"> </w:t>
      </w:r>
      <w:r>
        <w:t>responsabilidad</w:t>
      </w:r>
      <w:r>
        <w:rPr>
          <w:spacing w:val="-11"/>
        </w:rPr>
        <w:t xml:space="preserve"> </w:t>
      </w:r>
      <w:r>
        <w:t>para</w:t>
      </w:r>
      <w:r>
        <w:rPr>
          <w:spacing w:val="-3"/>
        </w:rPr>
        <w:t xml:space="preserve"> </w:t>
      </w:r>
      <w:r>
        <w:rPr>
          <w:rFonts w:ascii="Arial" w:hAnsi="Arial"/>
          <w:b/>
        </w:rPr>
        <w:t>“EL</w:t>
      </w:r>
      <w:r>
        <w:rPr>
          <w:rFonts w:ascii="Arial" w:hAnsi="Arial"/>
          <w:b/>
          <w:spacing w:val="-11"/>
        </w:rPr>
        <w:t xml:space="preserve"> </w:t>
      </w:r>
      <w:r>
        <w:rPr>
          <w:rFonts w:ascii="Arial" w:hAnsi="Arial"/>
          <w:b/>
        </w:rPr>
        <w:t>SUSCRIPTOR”</w:t>
      </w:r>
      <w:r>
        <w:rPr>
          <w:rFonts w:ascii="Arial" w:hAnsi="Arial"/>
          <w:b/>
          <w:spacing w:val="-7"/>
        </w:rPr>
        <w:t xml:space="preserve"> </w:t>
      </w:r>
      <w:r>
        <w:t>y</w:t>
      </w:r>
      <w:r>
        <w:rPr>
          <w:spacing w:val="-11"/>
        </w:rPr>
        <w:t xml:space="preserve"> </w:t>
      </w:r>
      <w:r>
        <w:t>sin</w:t>
      </w:r>
      <w:r>
        <w:rPr>
          <w:spacing w:val="-11"/>
        </w:rPr>
        <w:t xml:space="preserve"> </w:t>
      </w:r>
      <w:r>
        <w:t>que</w:t>
      </w:r>
      <w:r>
        <w:rPr>
          <w:spacing w:val="-9"/>
        </w:rPr>
        <w:t xml:space="preserve"> </w:t>
      </w:r>
      <w:r>
        <w:t>este</w:t>
      </w:r>
      <w:r>
        <w:rPr>
          <w:spacing w:val="-11"/>
        </w:rPr>
        <w:t xml:space="preserve"> </w:t>
      </w:r>
      <w:r>
        <w:t>afecte</w:t>
      </w:r>
      <w:r>
        <w:rPr>
          <w:spacing w:val="-11"/>
        </w:rPr>
        <w:t xml:space="preserve"> </w:t>
      </w:r>
      <w:r>
        <w:t>el</w:t>
      </w:r>
      <w:r>
        <w:rPr>
          <w:spacing w:val="-9"/>
        </w:rPr>
        <w:t xml:space="preserve"> </w:t>
      </w:r>
      <w:r>
        <w:t>servicio de</w:t>
      </w:r>
      <w:r>
        <w:rPr>
          <w:spacing w:val="-2"/>
        </w:rPr>
        <w:t xml:space="preserve"> </w:t>
      </w:r>
      <w:r>
        <w:t>internet</w:t>
      </w:r>
      <w:r>
        <w:rPr>
          <w:spacing w:val="-2"/>
        </w:rPr>
        <w:t xml:space="preserve"> </w:t>
      </w:r>
      <w:r>
        <w:t xml:space="preserve">contratado. </w:t>
      </w:r>
      <w:r>
        <w:rPr>
          <w:rFonts w:ascii="Arial" w:hAnsi="Arial"/>
          <w:b/>
        </w:rPr>
        <w:t>“EL</w:t>
      </w:r>
      <w:r>
        <w:rPr>
          <w:rFonts w:ascii="Arial" w:hAnsi="Arial"/>
          <w:b/>
          <w:spacing w:val="-2"/>
        </w:rPr>
        <w:t xml:space="preserve"> </w:t>
      </w:r>
      <w:r>
        <w:rPr>
          <w:rFonts w:ascii="Arial" w:hAnsi="Arial"/>
          <w:b/>
        </w:rPr>
        <w:t xml:space="preserve">PROVEEDOR” </w:t>
      </w:r>
      <w:r>
        <w:t>deberá</w:t>
      </w:r>
      <w:r>
        <w:rPr>
          <w:spacing w:val="-2"/>
        </w:rPr>
        <w:t xml:space="preserve"> </w:t>
      </w:r>
      <w:r>
        <w:t>cancelar</w:t>
      </w:r>
      <w:r>
        <w:rPr>
          <w:spacing w:val="-2"/>
        </w:rPr>
        <w:t xml:space="preserve"> </w:t>
      </w:r>
      <w:r>
        <w:t>los</w:t>
      </w:r>
      <w:r>
        <w:rPr>
          <w:spacing w:val="-1"/>
        </w:rPr>
        <w:t xml:space="preserve"> </w:t>
      </w:r>
      <w:r>
        <w:t>servicios</w:t>
      </w:r>
      <w:r>
        <w:rPr>
          <w:spacing w:val="-1"/>
        </w:rPr>
        <w:t xml:space="preserve"> </w:t>
      </w:r>
      <w:r>
        <w:t>dentro</w:t>
      </w:r>
      <w:r>
        <w:rPr>
          <w:spacing w:val="-2"/>
        </w:rPr>
        <w:t xml:space="preserve"> </w:t>
      </w:r>
      <w:r>
        <w:t>de</w:t>
      </w:r>
      <w:r>
        <w:rPr>
          <w:spacing w:val="-2"/>
        </w:rPr>
        <w:t xml:space="preserve"> </w:t>
      </w:r>
      <w:r>
        <w:t>los</w:t>
      </w:r>
      <w:r>
        <w:rPr>
          <w:spacing w:val="-1"/>
        </w:rPr>
        <w:t xml:space="preserve"> </w:t>
      </w:r>
      <w:r>
        <w:t>cinco</w:t>
      </w:r>
      <w:r>
        <w:rPr>
          <w:spacing w:val="-2"/>
        </w:rPr>
        <w:t xml:space="preserve"> </w:t>
      </w:r>
      <w:r>
        <w:t>días</w:t>
      </w:r>
      <w:r>
        <w:rPr>
          <w:spacing w:val="-1"/>
        </w:rPr>
        <w:t xml:space="preserve"> </w:t>
      </w:r>
      <w:r>
        <w:t>naturales</w:t>
      </w:r>
      <w:r>
        <w:rPr>
          <w:spacing w:val="-1"/>
        </w:rPr>
        <w:t xml:space="preserve"> </w:t>
      </w:r>
      <w:r>
        <w:t>siguientes</w:t>
      </w:r>
      <w:r>
        <w:rPr>
          <w:spacing w:val="-3"/>
        </w:rPr>
        <w:t xml:space="preserve"> </w:t>
      </w:r>
      <w:r>
        <w:t>a</w:t>
      </w:r>
      <w:r>
        <w:rPr>
          <w:spacing w:val="-2"/>
        </w:rPr>
        <w:t xml:space="preserve"> </w:t>
      </w:r>
      <w:r>
        <w:t xml:space="preserve">dicha </w:t>
      </w:r>
      <w:r>
        <w:rPr>
          <w:spacing w:val="-2"/>
        </w:rPr>
        <w:t>manifestación.</w:t>
      </w:r>
    </w:p>
    <w:p w14:paraId="757176C9" w14:textId="77777777" w:rsidR="00F806C4" w:rsidRDefault="00DA3EC3">
      <w:pPr>
        <w:spacing w:before="195"/>
        <w:ind w:left="230" w:right="224"/>
        <w:jc w:val="both"/>
        <w:rPr>
          <w:ins w:id="265" w:author="ARAMC" w:date="2026-01-20T10:35:00Z"/>
          <w:sz w:val="18"/>
        </w:rPr>
      </w:pPr>
      <w:r>
        <w:rPr>
          <w:rFonts w:ascii="Arial" w:hAnsi="Arial"/>
          <w:b/>
          <w:sz w:val="18"/>
        </w:rPr>
        <w:t xml:space="preserve">“EL PROVEEDOR” </w:t>
      </w:r>
      <w:r>
        <w:rPr>
          <w:sz w:val="18"/>
        </w:rPr>
        <w:t>podrá ofrecer los</w:t>
      </w:r>
      <w:r>
        <w:rPr>
          <w:spacing w:val="-1"/>
          <w:sz w:val="18"/>
        </w:rPr>
        <w:t xml:space="preserve"> </w:t>
      </w:r>
      <w:r>
        <w:rPr>
          <w:sz w:val="18"/>
        </w:rPr>
        <w:t>servicios</w:t>
      </w:r>
      <w:r>
        <w:rPr>
          <w:spacing w:val="-1"/>
          <w:sz w:val="18"/>
        </w:rPr>
        <w:t xml:space="preserve"> </w:t>
      </w:r>
      <w:r>
        <w:rPr>
          <w:sz w:val="18"/>
        </w:rPr>
        <w:t>adicionales</w:t>
      </w:r>
      <w:r>
        <w:rPr>
          <w:spacing w:val="-1"/>
          <w:sz w:val="18"/>
        </w:rPr>
        <w:t xml:space="preserve"> </w:t>
      </w:r>
      <w:r>
        <w:rPr>
          <w:sz w:val="18"/>
        </w:rPr>
        <w:t>o productos de</w:t>
      </w:r>
      <w:r>
        <w:rPr>
          <w:spacing w:val="-2"/>
          <w:sz w:val="18"/>
        </w:rPr>
        <w:t xml:space="preserve"> </w:t>
      </w:r>
      <w:r>
        <w:rPr>
          <w:sz w:val="18"/>
        </w:rPr>
        <w:t xml:space="preserve">manera empaquetada o por separado cuando </w:t>
      </w:r>
      <w:r>
        <w:rPr>
          <w:rFonts w:ascii="Arial" w:hAnsi="Arial"/>
          <w:b/>
          <w:sz w:val="18"/>
        </w:rPr>
        <w:t xml:space="preserve">“EL SUSCRIPTOR” </w:t>
      </w:r>
      <w:r>
        <w:rPr>
          <w:sz w:val="18"/>
        </w:rPr>
        <w:t>así lo solicite.</w:t>
      </w:r>
    </w:p>
    <w:p w14:paraId="6FBE9D0A" w14:textId="77777777" w:rsidR="00404C17" w:rsidRPr="00491C3A" w:rsidRDefault="00404C17" w:rsidP="00404C17">
      <w:pPr>
        <w:jc w:val="both"/>
        <w:rPr>
          <w:ins w:id="266" w:author="ARAMC" w:date="2026-01-20T10:35:00Z"/>
          <w:rFonts w:ascii="Times New Roman" w:hAnsi="Times New Roman" w:cs="Times New Roman"/>
          <w:sz w:val="24"/>
          <w:szCs w:val="24"/>
        </w:rPr>
      </w:pPr>
      <w:ins w:id="267" w:author="ARAMC" w:date="2026-01-20T10:35:00Z">
        <w:r>
          <w:rPr>
            <w:rFonts w:ascii="Arial" w:hAnsi="Arial" w:cs="Arial"/>
            <w:sz w:val="18"/>
            <w:szCs w:val="18"/>
          </w:rPr>
          <w:t xml:space="preserve">El PROVEEDOR debe requerir el consentimiento previo por escrito del SUSCRIPTOR para el cobro de servicios adicionales a los originalmente </w:t>
        </w:r>
        <w:commentRangeStart w:id="268"/>
        <w:r>
          <w:rPr>
            <w:rFonts w:ascii="Arial" w:hAnsi="Arial" w:cs="Arial"/>
            <w:sz w:val="18"/>
            <w:szCs w:val="18"/>
          </w:rPr>
          <w:t>contratados</w:t>
        </w:r>
        <w:commentRangeEnd w:id="268"/>
        <w:r>
          <w:rPr>
            <w:rStyle w:val="Refdecomentario"/>
          </w:rPr>
          <w:commentReference w:id="268"/>
        </w:r>
        <w:r>
          <w:rPr>
            <w:rFonts w:ascii="Arial" w:hAnsi="Arial" w:cs="Arial"/>
            <w:sz w:val="18"/>
            <w:szCs w:val="18"/>
          </w:rPr>
          <w:t>.</w:t>
        </w:r>
        <w:r>
          <w:rPr>
            <w:rFonts w:ascii="Times New Roman" w:hAnsi="Times New Roman" w:cs="Times New Roman"/>
            <w:sz w:val="24"/>
            <w:szCs w:val="24"/>
          </w:rPr>
          <w:t xml:space="preserve"> </w:t>
        </w:r>
      </w:ins>
    </w:p>
    <w:p w14:paraId="4AA67AB7" w14:textId="77777777" w:rsidR="00404C17" w:rsidRDefault="00404C17">
      <w:pPr>
        <w:spacing w:before="195"/>
        <w:ind w:left="230" w:right="224"/>
        <w:jc w:val="both"/>
        <w:rPr>
          <w:sz w:val="18"/>
        </w:rPr>
      </w:pPr>
    </w:p>
    <w:p w14:paraId="1CE6F671" w14:textId="77777777" w:rsidR="00F806C4" w:rsidRDefault="00F806C4">
      <w:pPr>
        <w:pStyle w:val="Textoindependiente"/>
        <w:spacing w:before="1"/>
      </w:pPr>
    </w:p>
    <w:p w14:paraId="63892132" w14:textId="77777777" w:rsidR="00F806C4" w:rsidRDefault="00DA3EC3">
      <w:pPr>
        <w:ind w:left="230" w:right="233"/>
        <w:jc w:val="both"/>
        <w:rPr>
          <w:sz w:val="18"/>
        </w:rPr>
      </w:pPr>
      <w:r>
        <w:rPr>
          <w:rFonts w:ascii="Arial" w:hAnsi="Arial"/>
          <w:b/>
          <w:sz w:val="18"/>
        </w:rPr>
        <w:t xml:space="preserve">DÉCIMA OCTAVA. “EL PROVEEDOR” </w:t>
      </w:r>
      <w:r>
        <w:rPr>
          <w:sz w:val="18"/>
        </w:rPr>
        <w:t xml:space="preserve">está obligado a proteger y tratar conforme a la Ley Federal de Protección de Datos Personales en Posesión de Particulares los datos personales que le sean proporcionados por </w:t>
      </w:r>
      <w:r>
        <w:rPr>
          <w:rFonts w:ascii="Arial" w:hAnsi="Arial"/>
          <w:b/>
          <w:sz w:val="18"/>
        </w:rPr>
        <w:t>“EL SUSCRIPTOR</w:t>
      </w:r>
      <w:r>
        <w:rPr>
          <w:sz w:val="18"/>
        </w:rPr>
        <w:t>.</w:t>
      </w:r>
    </w:p>
    <w:p w14:paraId="1ECB5455" w14:textId="77777777" w:rsidR="00F806C4" w:rsidRDefault="00DA3EC3">
      <w:pPr>
        <w:spacing w:before="205" w:line="242" w:lineRule="auto"/>
        <w:ind w:left="230" w:right="230"/>
        <w:jc w:val="both"/>
        <w:rPr>
          <w:sz w:val="18"/>
        </w:rPr>
        <w:sectPr w:rsidR="00F806C4" w:rsidSect="00F41933">
          <w:footerReference w:type="even" r:id="rId26"/>
          <w:footerReference w:type="default" r:id="rId27"/>
          <w:footerReference w:type="first" r:id="rId28"/>
          <w:pgSz w:w="12240" w:h="15840"/>
          <w:pgMar w:top="2410" w:right="850" w:bottom="1200" w:left="850" w:header="709" w:footer="1014" w:gutter="0"/>
          <w:cols w:space="720"/>
          <w:formProt w:val="0"/>
          <w:docGrid w:linePitch="100"/>
          <w:sectPrChange w:id="273" w:author="ARAMC" w:date="2026-01-20T10:30:00Z">
            <w:sectPr w:rsidR="00F806C4" w:rsidSect="00F41933">
              <w:pgMar w:top="1360" w:right="850" w:bottom="1200" w:left="850" w:header="0" w:footer="1014" w:gutter="0"/>
            </w:sectPr>
          </w:sectPrChange>
        </w:sectPr>
      </w:pPr>
      <w:r>
        <w:rPr>
          <w:sz w:val="18"/>
        </w:rPr>
        <w:t xml:space="preserve">La aceptación del </w:t>
      </w:r>
      <w:r>
        <w:rPr>
          <w:rFonts w:ascii="Arial" w:hAnsi="Arial"/>
          <w:b/>
          <w:sz w:val="18"/>
        </w:rPr>
        <w:t xml:space="preserve">“EL SUSCRIPTOR” </w:t>
      </w:r>
      <w:r>
        <w:rPr>
          <w:sz w:val="18"/>
        </w:rPr>
        <w:t xml:space="preserve">para que </w:t>
      </w:r>
      <w:r>
        <w:rPr>
          <w:rFonts w:ascii="Arial" w:hAnsi="Arial"/>
          <w:b/>
          <w:sz w:val="18"/>
        </w:rPr>
        <w:t xml:space="preserve">“EL PROVEEDOR” </w:t>
      </w:r>
      <w:r>
        <w:rPr>
          <w:sz w:val="18"/>
        </w:rPr>
        <w:t xml:space="preserve">emplee la información con fines mercadotécnicos o de publicidad, se encuentra sujeta a lo manifestado por el </w:t>
      </w:r>
      <w:r>
        <w:rPr>
          <w:rFonts w:ascii="Arial" w:hAnsi="Arial"/>
          <w:b/>
          <w:sz w:val="18"/>
        </w:rPr>
        <w:t xml:space="preserve">“EL SUSCRIPTOR” </w:t>
      </w:r>
      <w:r>
        <w:rPr>
          <w:sz w:val="18"/>
        </w:rPr>
        <w:t>en la carátula, previa firma de autorización.</w:t>
      </w:r>
    </w:p>
    <w:p w14:paraId="796EFA32" w14:textId="77777777" w:rsidR="00F806C4" w:rsidRDefault="00DA3EC3">
      <w:pPr>
        <w:pStyle w:val="Textoindependiente"/>
        <w:spacing w:before="78"/>
        <w:ind w:left="230" w:right="226"/>
        <w:jc w:val="both"/>
      </w:pPr>
      <w:r>
        <w:rPr>
          <w:rFonts w:ascii="Arial" w:hAnsi="Arial"/>
          <w:b/>
        </w:rPr>
        <w:t xml:space="preserve">DÉCIMA NOVENA. </w:t>
      </w:r>
      <w:r>
        <w:t xml:space="preserve">En cuanto a la contratación para usuarios con discapacidad, </w:t>
      </w:r>
      <w:r>
        <w:rPr>
          <w:rFonts w:ascii="Arial" w:hAnsi="Arial"/>
          <w:b/>
        </w:rPr>
        <w:t xml:space="preserve">“EL PROVEEDOR” </w:t>
      </w:r>
      <w:r>
        <w:t xml:space="preserve">estará obligado a tener a su disposición la utilización de otros medios de comunicación para dar a conocer a </w:t>
      </w:r>
      <w:r>
        <w:rPr>
          <w:rFonts w:ascii="Arial" w:hAnsi="Arial"/>
          <w:b/>
        </w:rPr>
        <w:t xml:space="preserve">“EL SUSCRIPTOR” </w:t>
      </w:r>
      <w:r>
        <w:t xml:space="preserve">las condiciones establecidas en el presente contrato, los servicios adicionales y los paquetes que ofrezca </w:t>
      </w:r>
      <w:r>
        <w:rPr>
          <w:rFonts w:ascii="Arial" w:hAnsi="Arial"/>
          <w:b/>
        </w:rPr>
        <w:t>“EL PROVEEDOR”</w:t>
      </w:r>
      <w:r>
        <w:t>.</w:t>
      </w:r>
    </w:p>
    <w:p w14:paraId="31814EA5" w14:textId="77777777" w:rsidR="00F806C4" w:rsidRDefault="00F806C4">
      <w:pPr>
        <w:pStyle w:val="Textoindependiente"/>
      </w:pPr>
    </w:p>
    <w:p w14:paraId="48B2DACB" w14:textId="77777777" w:rsidR="00F806C4" w:rsidRDefault="00DA3EC3">
      <w:pPr>
        <w:pStyle w:val="Textoindependiente"/>
        <w:spacing w:before="1" w:line="245" w:lineRule="auto"/>
        <w:ind w:left="230" w:right="235"/>
        <w:jc w:val="both"/>
      </w:pPr>
      <w:r>
        <w:rPr>
          <w:rFonts w:ascii="Arial" w:hAnsi="Arial"/>
          <w:b/>
        </w:rPr>
        <w:t>“EL</w:t>
      </w:r>
      <w:r>
        <w:rPr>
          <w:rFonts w:ascii="Arial" w:hAnsi="Arial"/>
          <w:b/>
          <w:spacing w:val="-2"/>
        </w:rPr>
        <w:t xml:space="preserve"> </w:t>
      </w:r>
      <w:r>
        <w:rPr>
          <w:rFonts w:ascii="Arial" w:hAnsi="Arial"/>
          <w:b/>
        </w:rPr>
        <w:t>PROVEEDOR”</w:t>
      </w:r>
      <w:r>
        <w:rPr>
          <w:rFonts w:ascii="Arial" w:hAnsi="Arial"/>
          <w:b/>
          <w:spacing w:val="-1"/>
        </w:rPr>
        <w:t xml:space="preserve"> </w:t>
      </w:r>
      <w:r>
        <w:t>deberá</w:t>
      </w:r>
      <w:r>
        <w:rPr>
          <w:spacing w:val="-2"/>
        </w:rPr>
        <w:t xml:space="preserve"> </w:t>
      </w:r>
      <w:r>
        <w:t>prestar</w:t>
      </w:r>
      <w:r>
        <w:rPr>
          <w:spacing w:val="-4"/>
        </w:rPr>
        <w:t xml:space="preserve"> </w:t>
      </w:r>
      <w:r>
        <w:t>el</w:t>
      </w:r>
      <w:r>
        <w:rPr>
          <w:spacing w:val="-4"/>
        </w:rPr>
        <w:t xml:space="preserve"> </w:t>
      </w:r>
      <w:r>
        <w:t>servicio</w:t>
      </w:r>
      <w:r>
        <w:rPr>
          <w:spacing w:val="-4"/>
        </w:rPr>
        <w:t xml:space="preserve"> </w:t>
      </w:r>
      <w:r>
        <w:t>a</w:t>
      </w:r>
      <w:r>
        <w:rPr>
          <w:spacing w:val="-2"/>
        </w:rPr>
        <w:t xml:space="preserve"> </w:t>
      </w:r>
      <w:r>
        <w:t>todo</w:t>
      </w:r>
      <w:r>
        <w:rPr>
          <w:spacing w:val="-2"/>
        </w:rPr>
        <w:t xml:space="preserve"> </w:t>
      </w:r>
      <w:r>
        <w:t>aquel</w:t>
      </w:r>
      <w:r>
        <w:rPr>
          <w:spacing w:val="-2"/>
        </w:rPr>
        <w:t xml:space="preserve"> </w:t>
      </w:r>
      <w:r>
        <w:t>que</w:t>
      </w:r>
      <w:r>
        <w:rPr>
          <w:spacing w:val="-2"/>
        </w:rPr>
        <w:t xml:space="preserve"> </w:t>
      </w:r>
      <w:r>
        <w:t>lo</w:t>
      </w:r>
      <w:r>
        <w:rPr>
          <w:spacing w:val="-4"/>
        </w:rPr>
        <w:t xml:space="preserve"> </w:t>
      </w:r>
      <w:r>
        <w:t>solicite</w:t>
      </w:r>
      <w:r>
        <w:rPr>
          <w:spacing w:val="-4"/>
        </w:rPr>
        <w:t xml:space="preserve"> </w:t>
      </w:r>
      <w:r>
        <w:t>en</w:t>
      </w:r>
      <w:r>
        <w:rPr>
          <w:spacing w:val="-4"/>
        </w:rPr>
        <w:t xml:space="preserve"> </w:t>
      </w:r>
      <w:r>
        <w:t>condiciones</w:t>
      </w:r>
      <w:r>
        <w:rPr>
          <w:spacing w:val="-4"/>
        </w:rPr>
        <w:t xml:space="preserve"> </w:t>
      </w:r>
      <w:r>
        <w:t>equitativas,</w:t>
      </w:r>
      <w:r>
        <w:rPr>
          <w:spacing w:val="-4"/>
        </w:rPr>
        <w:t xml:space="preserve"> </w:t>
      </w:r>
      <w:r>
        <w:t>sin</w:t>
      </w:r>
      <w:r>
        <w:rPr>
          <w:spacing w:val="-2"/>
        </w:rPr>
        <w:t xml:space="preserve"> </w:t>
      </w:r>
      <w:r>
        <w:t>establecer</w:t>
      </w:r>
      <w:r>
        <w:rPr>
          <w:spacing w:val="-2"/>
        </w:rPr>
        <w:t xml:space="preserve"> </w:t>
      </w:r>
      <w:r>
        <w:t>privilegios o distinciones en forma discriminatoria.</w:t>
      </w:r>
    </w:p>
    <w:p w14:paraId="10808932" w14:textId="77777777" w:rsidR="00F806C4" w:rsidRDefault="00DA3EC3">
      <w:pPr>
        <w:pStyle w:val="Textoindependiente"/>
        <w:spacing w:before="199" w:line="245" w:lineRule="auto"/>
        <w:ind w:left="230" w:right="227"/>
        <w:jc w:val="both"/>
        <w:rPr>
          <w:ins w:id="274" w:author="ARAMC" w:date="2026-01-20T10:37:00Z"/>
        </w:rPr>
      </w:pPr>
      <w:r>
        <w:rPr>
          <w:rFonts w:ascii="Arial" w:hAnsi="Arial"/>
          <w:b/>
        </w:rPr>
        <w:t xml:space="preserve">VIGÉSIMA. “EL PROVEEDOR” </w:t>
      </w:r>
      <w:r>
        <w:t xml:space="preserve">deberá entregar a </w:t>
      </w:r>
      <w:r>
        <w:rPr>
          <w:rFonts w:ascii="Arial" w:hAnsi="Arial"/>
          <w:b/>
        </w:rPr>
        <w:t xml:space="preserve">“EL SUSCRIPTOR” </w:t>
      </w:r>
      <w:r>
        <w:t>la carta de derechos mínimos de los usuarios de los servicios públicos de telecomunicaciones, a la firma del contrato, y mantenerla de manera permanente en su página web.</w:t>
      </w:r>
    </w:p>
    <w:p w14:paraId="6425122A" w14:textId="77777777" w:rsidR="00062553" w:rsidRPr="00472D61" w:rsidRDefault="00062553" w:rsidP="00062553">
      <w:pPr>
        <w:spacing w:before="120" w:after="120"/>
        <w:jc w:val="both"/>
        <w:rPr>
          <w:ins w:id="275" w:author="ARAMC" w:date="2026-01-20T10:38:00Z"/>
          <w:rFonts w:ascii="Arial" w:hAnsi="Arial" w:cs="Arial"/>
          <w:sz w:val="18"/>
          <w:szCs w:val="18"/>
        </w:rPr>
      </w:pPr>
      <w:ins w:id="276" w:author="ARAMC" w:date="2026-01-20T10:38:00Z">
        <w:r w:rsidRPr="008B59C6">
          <w:rPr>
            <w:rFonts w:ascii="Arial" w:hAnsi="Arial" w:cs="Arial"/>
            <w:sz w:val="18"/>
            <w:szCs w:val="18"/>
          </w:rPr>
          <w:t xml:space="preserve">El PROVEEDOR deberá respetar en todo momento los derechos establecidos en el Acuerdo mediante el cual la </w:t>
        </w:r>
        <w:r w:rsidRPr="00954FAC">
          <w:rPr>
            <w:rFonts w:ascii="Arial" w:hAnsi="Arial" w:cs="Arial"/>
            <w:sz w:val="18"/>
            <w:szCs w:val="18"/>
          </w:rPr>
          <w:t xml:space="preserve">Procuraduría Federal del Consumidor y </w:t>
        </w:r>
        <w:r>
          <w:rPr>
            <w:rFonts w:ascii="Arial" w:hAnsi="Arial" w:cs="Arial"/>
            <w:sz w:val="18"/>
            <w:szCs w:val="18"/>
          </w:rPr>
          <w:t>la autoridad competente en la materia</w:t>
        </w:r>
        <w:r w:rsidRPr="008B59C6">
          <w:rPr>
            <w:rFonts w:ascii="Arial" w:hAnsi="Arial" w:cs="Arial"/>
            <w:sz w:val="18"/>
            <w:szCs w:val="18"/>
          </w:rPr>
          <w:t xml:space="preserve">, determinan los derechos mínimos que deben incluirse en la carta a que hace referencia el artículo </w:t>
        </w:r>
        <w:r>
          <w:rPr>
            <w:rFonts w:ascii="Arial" w:hAnsi="Arial" w:cs="Arial"/>
            <w:sz w:val="18"/>
            <w:szCs w:val="18"/>
          </w:rPr>
          <w:t>185</w:t>
        </w:r>
        <w:r w:rsidRPr="008B59C6">
          <w:rPr>
            <w:rFonts w:ascii="Arial" w:hAnsi="Arial" w:cs="Arial"/>
            <w:sz w:val="18"/>
            <w:szCs w:val="18"/>
          </w:rPr>
          <w:t xml:space="preserve"> de la Ley </w:t>
        </w:r>
        <w:r>
          <w:rPr>
            <w:rFonts w:ascii="Arial" w:hAnsi="Arial" w:cs="Arial"/>
            <w:sz w:val="18"/>
            <w:szCs w:val="18"/>
          </w:rPr>
          <w:t>en Materia</w:t>
        </w:r>
        <w:r w:rsidRPr="008B59C6">
          <w:rPr>
            <w:rFonts w:ascii="Arial" w:hAnsi="Arial" w:cs="Arial"/>
            <w:sz w:val="18"/>
            <w:szCs w:val="18"/>
          </w:rPr>
          <w:t xml:space="preserve"> de Telecomunicaciones y Radiodifusión.</w:t>
        </w:r>
      </w:ins>
    </w:p>
    <w:p w14:paraId="13F62C51" w14:textId="7D36B8FC" w:rsidR="00062553" w:rsidDel="00062553" w:rsidRDefault="00062553">
      <w:pPr>
        <w:pStyle w:val="Textoindependiente"/>
        <w:spacing w:before="199" w:line="245" w:lineRule="auto"/>
        <w:ind w:left="230" w:right="227"/>
        <w:jc w:val="both"/>
        <w:rPr>
          <w:del w:id="277" w:author="ARAMC" w:date="2026-01-20T10:38:00Z"/>
        </w:rPr>
      </w:pPr>
    </w:p>
    <w:p w14:paraId="2E1C08C6" w14:textId="77777777" w:rsidR="00F806C4" w:rsidRDefault="00DA3EC3">
      <w:pPr>
        <w:pStyle w:val="Textoindependiente"/>
        <w:spacing w:before="199" w:line="245" w:lineRule="auto"/>
        <w:ind w:left="230" w:right="223"/>
        <w:jc w:val="both"/>
      </w:pPr>
      <w:r>
        <w:rPr>
          <w:rFonts w:ascii="Arial" w:hAnsi="Arial"/>
          <w:b/>
        </w:rPr>
        <w:t>VIGÉSIMA PRIMERA</w:t>
      </w:r>
      <w:r>
        <w:t>. “</w:t>
      </w:r>
      <w:r>
        <w:rPr>
          <w:rFonts w:ascii="Arial" w:hAnsi="Arial"/>
          <w:b/>
        </w:rPr>
        <w:t>EL SUSCRIPTOR</w:t>
      </w:r>
      <w:r>
        <w:t xml:space="preserve">” no recibirá llamadas del </w:t>
      </w:r>
      <w:r>
        <w:rPr>
          <w:rFonts w:ascii="Arial" w:hAnsi="Arial"/>
          <w:b/>
        </w:rPr>
        <w:t>“PROVEEDOR</w:t>
      </w:r>
      <w:r>
        <w:t>”, sobre la promoción de servicios o paquetes a menos que expresamente manifieste su consentimiento a través de medios electrónicos.</w:t>
      </w:r>
    </w:p>
    <w:p w14:paraId="048963F5" w14:textId="77777777" w:rsidR="00F806C4" w:rsidRDefault="00DA3EC3">
      <w:pPr>
        <w:pStyle w:val="Textoindependiente"/>
        <w:spacing w:before="197"/>
        <w:ind w:left="230" w:right="229"/>
        <w:jc w:val="both"/>
      </w:pPr>
      <w:r>
        <w:rPr>
          <w:rFonts w:ascii="Arial" w:hAnsi="Arial"/>
          <w:b/>
        </w:rPr>
        <w:t xml:space="preserve">VIGÉSIMA SEGUNDA. “EL SUSCRIPTOR” </w:t>
      </w:r>
      <w:r>
        <w:t>podrá presentar sus quejas por fallas y/o deficiencias en el se</w:t>
      </w:r>
      <w:bookmarkStart w:id="278" w:name="_GoBack"/>
      <w:bookmarkEnd w:id="278"/>
      <w:r>
        <w:t>rvicio y/o equipos; así</w:t>
      </w:r>
      <w:r>
        <w:rPr>
          <w:spacing w:val="-11"/>
        </w:rPr>
        <w:t xml:space="preserve"> </w:t>
      </w:r>
      <w:r>
        <w:t>como</w:t>
      </w:r>
      <w:r>
        <w:rPr>
          <w:spacing w:val="-9"/>
        </w:rPr>
        <w:t xml:space="preserve"> </w:t>
      </w:r>
      <w:r>
        <w:t>consultas,</w:t>
      </w:r>
      <w:r>
        <w:rPr>
          <w:spacing w:val="-11"/>
        </w:rPr>
        <w:t xml:space="preserve"> </w:t>
      </w:r>
      <w:r>
        <w:t>sugerencias</w:t>
      </w:r>
      <w:r>
        <w:rPr>
          <w:spacing w:val="-9"/>
        </w:rPr>
        <w:t xml:space="preserve"> </w:t>
      </w:r>
      <w:r>
        <w:t>y</w:t>
      </w:r>
      <w:r>
        <w:rPr>
          <w:spacing w:val="-11"/>
        </w:rPr>
        <w:t xml:space="preserve"> </w:t>
      </w:r>
      <w:r>
        <w:t>reclamaciones</w:t>
      </w:r>
      <w:r>
        <w:rPr>
          <w:spacing w:val="-11"/>
        </w:rPr>
        <w:t xml:space="preserve"> </w:t>
      </w:r>
      <w:r>
        <w:t>a</w:t>
      </w:r>
      <w:r>
        <w:rPr>
          <w:spacing w:val="-5"/>
        </w:rPr>
        <w:t xml:space="preserve"> </w:t>
      </w:r>
      <w:r>
        <w:rPr>
          <w:rFonts w:ascii="Arial" w:hAnsi="Arial"/>
          <w:b/>
        </w:rPr>
        <w:t>“EL</w:t>
      </w:r>
      <w:r>
        <w:rPr>
          <w:rFonts w:ascii="Arial" w:hAnsi="Arial"/>
          <w:b/>
          <w:spacing w:val="-9"/>
        </w:rPr>
        <w:t xml:space="preserve"> </w:t>
      </w:r>
      <w:r>
        <w:rPr>
          <w:rFonts w:ascii="Arial" w:hAnsi="Arial"/>
          <w:b/>
        </w:rPr>
        <w:t>PROVEEDOR”</w:t>
      </w:r>
      <w:r>
        <w:rPr>
          <w:rFonts w:ascii="Arial" w:hAnsi="Arial"/>
          <w:b/>
          <w:spacing w:val="-9"/>
        </w:rPr>
        <w:t xml:space="preserve"> </w:t>
      </w:r>
      <w:r>
        <w:t>de</w:t>
      </w:r>
      <w:r>
        <w:rPr>
          <w:spacing w:val="-9"/>
        </w:rPr>
        <w:t xml:space="preserve"> </w:t>
      </w:r>
      <w:r>
        <w:t>manera</w:t>
      </w:r>
      <w:r>
        <w:rPr>
          <w:spacing w:val="-11"/>
        </w:rPr>
        <w:t xml:space="preserve"> </w:t>
      </w:r>
      <w:r>
        <w:t>gratuita</w:t>
      </w:r>
      <w:r>
        <w:rPr>
          <w:spacing w:val="-9"/>
        </w:rPr>
        <w:t xml:space="preserve"> </w:t>
      </w:r>
      <w:r>
        <w:t>a</w:t>
      </w:r>
      <w:r>
        <w:rPr>
          <w:spacing w:val="-9"/>
        </w:rPr>
        <w:t xml:space="preserve"> </w:t>
      </w:r>
      <w:r>
        <w:t>través</w:t>
      </w:r>
      <w:r>
        <w:rPr>
          <w:spacing w:val="-9"/>
        </w:rPr>
        <w:t xml:space="preserve"> </w:t>
      </w:r>
      <w:r>
        <w:t>de</w:t>
      </w:r>
      <w:r>
        <w:rPr>
          <w:spacing w:val="-9"/>
        </w:rPr>
        <w:t xml:space="preserve"> </w:t>
      </w:r>
      <w:r>
        <w:t>su</w:t>
      </w:r>
      <w:r>
        <w:rPr>
          <w:spacing w:val="-9"/>
        </w:rPr>
        <w:t xml:space="preserve"> </w:t>
      </w:r>
      <w:r>
        <w:t>Sistema</w:t>
      </w:r>
      <w:r>
        <w:rPr>
          <w:spacing w:val="-9"/>
        </w:rPr>
        <w:t xml:space="preserve"> </w:t>
      </w:r>
      <w:r>
        <w:t>de</w:t>
      </w:r>
      <w:r>
        <w:rPr>
          <w:spacing w:val="-9"/>
        </w:rPr>
        <w:t xml:space="preserve"> </w:t>
      </w:r>
      <w:r>
        <w:t>Atención a</w:t>
      </w:r>
      <w:r>
        <w:rPr>
          <w:spacing w:val="-3"/>
        </w:rPr>
        <w:t xml:space="preserve"> </w:t>
      </w:r>
      <w:r>
        <w:t>Solicitudes</w:t>
      </w:r>
      <w:r>
        <w:rPr>
          <w:spacing w:val="-2"/>
        </w:rPr>
        <w:t xml:space="preserve"> </w:t>
      </w:r>
      <w:r>
        <w:t>al</w:t>
      </w:r>
      <w:r>
        <w:rPr>
          <w:spacing w:val="-4"/>
        </w:rPr>
        <w:t xml:space="preserve"> </w:t>
      </w:r>
      <w:r>
        <w:rPr>
          <w:rFonts w:ascii="Arial" w:hAnsi="Arial"/>
          <w:b/>
        </w:rPr>
        <w:t>618 3716515</w:t>
      </w:r>
      <w:r>
        <w:t>,</w:t>
      </w:r>
      <w:r>
        <w:rPr>
          <w:spacing w:val="-3"/>
        </w:rPr>
        <w:t xml:space="preserve"> </w:t>
      </w:r>
      <w:r>
        <w:t>el</w:t>
      </w:r>
      <w:r>
        <w:rPr>
          <w:spacing w:val="-3"/>
        </w:rPr>
        <w:t xml:space="preserve"> </w:t>
      </w:r>
      <w:r>
        <w:t>cual</w:t>
      </w:r>
      <w:r>
        <w:rPr>
          <w:spacing w:val="-5"/>
        </w:rPr>
        <w:t xml:space="preserve"> </w:t>
      </w:r>
      <w:r>
        <w:t>se</w:t>
      </w:r>
      <w:r>
        <w:rPr>
          <w:spacing w:val="-3"/>
        </w:rPr>
        <w:t xml:space="preserve"> </w:t>
      </w:r>
      <w:r>
        <w:t>encuentra</w:t>
      </w:r>
      <w:r>
        <w:rPr>
          <w:spacing w:val="-5"/>
        </w:rPr>
        <w:t xml:space="preserve"> </w:t>
      </w:r>
      <w:commentRangeStart w:id="279"/>
      <w:r>
        <w:t>disponible</w:t>
      </w:r>
      <w:r>
        <w:rPr>
          <w:spacing w:val="-5"/>
        </w:rPr>
        <w:t xml:space="preserve"> </w:t>
      </w:r>
      <w:r>
        <w:t>de</w:t>
      </w:r>
      <w:r>
        <w:rPr>
          <w:spacing w:val="-3"/>
        </w:rPr>
        <w:t xml:space="preserve"> </w:t>
      </w:r>
      <w:r>
        <w:t>Lunes</w:t>
      </w:r>
      <w:r>
        <w:rPr>
          <w:spacing w:val="-5"/>
        </w:rPr>
        <w:t xml:space="preserve"> </w:t>
      </w:r>
      <w:r>
        <w:t>a</w:t>
      </w:r>
      <w:r>
        <w:rPr>
          <w:spacing w:val="-3"/>
        </w:rPr>
        <w:t xml:space="preserve"> </w:t>
      </w:r>
      <w:r>
        <w:t>Viernes</w:t>
      </w:r>
      <w:r>
        <w:rPr>
          <w:spacing w:val="-2"/>
        </w:rPr>
        <w:t xml:space="preserve"> </w:t>
      </w:r>
      <w:r>
        <w:t>de</w:t>
      </w:r>
      <w:r>
        <w:rPr>
          <w:spacing w:val="-5"/>
        </w:rPr>
        <w:t xml:space="preserve"> </w:t>
      </w:r>
      <w:r>
        <w:t>9:00</w:t>
      </w:r>
      <w:r>
        <w:rPr>
          <w:spacing w:val="-3"/>
        </w:rPr>
        <w:t xml:space="preserve"> </w:t>
      </w:r>
      <w:r>
        <w:t>a.m.</w:t>
      </w:r>
      <w:r>
        <w:rPr>
          <w:spacing w:val="-3"/>
        </w:rPr>
        <w:t xml:space="preserve"> </w:t>
      </w:r>
      <w:r>
        <w:t>a</w:t>
      </w:r>
      <w:r>
        <w:rPr>
          <w:spacing w:val="-5"/>
        </w:rPr>
        <w:t xml:space="preserve"> </w:t>
      </w:r>
      <w:r>
        <w:t>7:00</w:t>
      </w:r>
      <w:r>
        <w:rPr>
          <w:spacing w:val="-5"/>
        </w:rPr>
        <w:t xml:space="preserve"> </w:t>
      </w:r>
      <w:r>
        <w:t>p.m.</w:t>
      </w:r>
      <w:r>
        <w:rPr>
          <w:spacing w:val="-3"/>
        </w:rPr>
        <w:t xml:space="preserve"> </w:t>
      </w:r>
      <w:r>
        <w:t>y</w:t>
      </w:r>
      <w:r>
        <w:rPr>
          <w:spacing w:val="-5"/>
        </w:rPr>
        <w:t xml:space="preserve"> </w:t>
      </w:r>
      <w:r>
        <w:t>Sábados</w:t>
      </w:r>
      <w:r>
        <w:rPr>
          <w:spacing w:val="40"/>
        </w:rPr>
        <w:t xml:space="preserve"> </w:t>
      </w:r>
      <w:r>
        <w:t>de</w:t>
      </w:r>
      <w:r>
        <w:rPr>
          <w:spacing w:val="-5"/>
        </w:rPr>
        <w:t xml:space="preserve"> </w:t>
      </w:r>
      <w:r>
        <w:t>10:00</w:t>
      </w:r>
      <w:commentRangeEnd w:id="279"/>
      <w:r w:rsidR="00267A4D">
        <w:rPr>
          <w:rStyle w:val="Refdecomentario"/>
        </w:rPr>
        <w:commentReference w:id="279"/>
      </w:r>
    </w:p>
    <w:p w14:paraId="25CC612F" w14:textId="77777777" w:rsidR="00F806C4" w:rsidRDefault="00DA3EC3">
      <w:pPr>
        <w:pStyle w:val="Textoindependiente"/>
        <w:spacing w:before="6"/>
        <w:ind w:left="230" w:right="228"/>
        <w:jc w:val="both"/>
      </w:pPr>
      <w:r>
        <w:t>a.m.</w:t>
      </w:r>
      <w:r>
        <w:rPr>
          <w:spacing w:val="-4"/>
        </w:rPr>
        <w:t xml:space="preserve"> </w:t>
      </w:r>
      <w:r>
        <w:t>a</w:t>
      </w:r>
      <w:r>
        <w:rPr>
          <w:spacing w:val="-2"/>
        </w:rPr>
        <w:t xml:space="preserve"> </w:t>
      </w:r>
      <w:r>
        <w:t>2:00</w:t>
      </w:r>
      <w:r>
        <w:rPr>
          <w:spacing w:val="-4"/>
        </w:rPr>
        <w:t xml:space="preserve"> </w:t>
      </w:r>
      <w:r>
        <w:t>p.m.</w:t>
      </w:r>
      <w:r>
        <w:rPr>
          <w:spacing w:val="-4"/>
        </w:rPr>
        <w:t xml:space="preserve"> </w:t>
      </w:r>
      <w:r>
        <w:t>y</w:t>
      </w:r>
      <w:r>
        <w:rPr>
          <w:spacing w:val="-3"/>
        </w:rPr>
        <w:t xml:space="preserve"> </w:t>
      </w:r>
      <w:r>
        <w:t>al</w:t>
      </w:r>
      <w:r>
        <w:rPr>
          <w:spacing w:val="-4"/>
        </w:rPr>
        <w:t xml:space="preserve"> </w:t>
      </w:r>
      <w:r>
        <w:t>correo</w:t>
      </w:r>
      <w:r>
        <w:rPr>
          <w:spacing w:val="-2"/>
        </w:rPr>
        <w:t xml:space="preserve"> </w:t>
      </w:r>
      <w:r>
        <w:t xml:space="preserve">electrónico </w:t>
      </w:r>
      <w:r w:rsidR="006D4396">
        <w:fldChar w:fldCharType="begin"/>
      </w:r>
      <w:r w:rsidR="006D4396">
        <w:instrText xml:space="preserve"> HYPERLINK "mailto:mesadeayuda@yanosconnect.mx" \h </w:instrText>
      </w:r>
      <w:r w:rsidR="006D4396">
        <w:fldChar w:fldCharType="separate"/>
      </w:r>
      <w:r>
        <w:rPr>
          <w:u w:val="single"/>
        </w:rPr>
        <w:t>ayuda@conectateya.</w:t>
      </w:r>
      <w:r w:rsidR="006D4396">
        <w:rPr>
          <w:u w:val="single"/>
        </w:rPr>
        <w:fldChar w:fldCharType="end"/>
      </w:r>
      <w:proofErr w:type="gramStart"/>
      <w:r>
        <w:rPr>
          <w:u w:val="single"/>
        </w:rPr>
        <w:t>com</w:t>
      </w:r>
      <w:proofErr w:type="gramEnd"/>
      <w:r>
        <w:rPr>
          <w:spacing w:val="40"/>
        </w:rPr>
        <w:t xml:space="preserve"> </w:t>
      </w:r>
      <w:r>
        <w:t>que</w:t>
      </w:r>
      <w:r>
        <w:rPr>
          <w:spacing w:val="-2"/>
        </w:rPr>
        <w:t xml:space="preserve"> </w:t>
      </w:r>
      <w:r>
        <w:t>estará</w:t>
      </w:r>
      <w:r>
        <w:rPr>
          <w:spacing w:val="-2"/>
        </w:rPr>
        <w:t xml:space="preserve"> </w:t>
      </w:r>
      <w:r>
        <w:t>disponible</w:t>
      </w:r>
      <w:r>
        <w:rPr>
          <w:spacing w:val="-2"/>
        </w:rPr>
        <w:t xml:space="preserve"> </w:t>
      </w:r>
      <w:r>
        <w:t>los</w:t>
      </w:r>
      <w:r>
        <w:rPr>
          <w:spacing w:val="-4"/>
        </w:rPr>
        <w:t xml:space="preserve"> </w:t>
      </w:r>
      <w:r>
        <w:t>365</w:t>
      </w:r>
      <w:r>
        <w:rPr>
          <w:spacing w:val="-4"/>
        </w:rPr>
        <w:t xml:space="preserve"> </w:t>
      </w:r>
      <w:r>
        <w:t>días</w:t>
      </w:r>
      <w:r>
        <w:rPr>
          <w:spacing w:val="-3"/>
        </w:rPr>
        <w:t xml:space="preserve"> </w:t>
      </w:r>
      <w:r>
        <w:t>del</w:t>
      </w:r>
      <w:r>
        <w:rPr>
          <w:spacing w:val="-4"/>
        </w:rPr>
        <w:t xml:space="preserve"> </w:t>
      </w:r>
      <w:r>
        <w:t>año,</w:t>
      </w:r>
      <w:r>
        <w:rPr>
          <w:spacing w:val="-4"/>
        </w:rPr>
        <w:t xml:space="preserve"> </w:t>
      </w:r>
      <w:r>
        <w:t>o</w:t>
      </w:r>
      <w:r>
        <w:rPr>
          <w:spacing w:val="-4"/>
        </w:rPr>
        <w:t xml:space="preserve"> </w:t>
      </w:r>
      <w:r>
        <w:t>acudir directamente</w:t>
      </w:r>
      <w:r>
        <w:rPr>
          <w:spacing w:val="-4"/>
        </w:rPr>
        <w:t xml:space="preserve"> </w:t>
      </w:r>
      <w:r>
        <w:t>a</w:t>
      </w:r>
      <w:r>
        <w:rPr>
          <w:spacing w:val="-2"/>
        </w:rPr>
        <w:t xml:space="preserve"> </w:t>
      </w:r>
      <w:r>
        <w:t>la</w:t>
      </w:r>
      <w:r>
        <w:rPr>
          <w:spacing w:val="-2"/>
        </w:rPr>
        <w:t xml:space="preserve"> </w:t>
      </w:r>
      <w:r>
        <w:t>oficina</w:t>
      </w:r>
      <w:r>
        <w:rPr>
          <w:spacing w:val="-4"/>
        </w:rPr>
        <w:t xml:space="preserve"> </w:t>
      </w:r>
      <w:r>
        <w:t>de</w:t>
      </w:r>
      <w:r>
        <w:rPr>
          <w:spacing w:val="-3"/>
        </w:rPr>
        <w:t xml:space="preserve"> </w:t>
      </w:r>
      <w:r>
        <w:rPr>
          <w:rFonts w:ascii="Arial" w:hAnsi="Arial"/>
          <w:b/>
        </w:rPr>
        <w:t>“EL</w:t>
      </w:r>
      <w:r>
        <w:rPr>
          <w:rFonts w:ascii="Arial" w:hAnsi="Arial"/>
          <w:b/>
          <w:spacing w:val="-2"/>
        </w:rPr>
        <w:t xml:space="preserve"> </w:t>
      </w:r>
      <w:r>
        <w:rPr>
          <w:rFonts w:ascii="Arial" w:hAnsi="Arial"/>
          <w:b/>
        </w:rPr>
        <w:t xml:space="preserve">PROVEEDOR” </w:t>
      </w:r>
      <w:r>
        <w:t>ubicada</w:t>
      </w:r>
      <w:r>
        <w:rPr>
          <w:spacing w:val="-4"/>
        </w:rPr>
        <w:t xml:space="preserve"> </w:t>
      </w:r>
      <w:r>
        <w:t>en</w:t>
      </w:r>
      <w:r>
        <w:rPr>
          <w:spacing w:val="-4"/>
        </w:rPr>
        <w:t xml:space="preserve"> </w:t>
      </w:r>
      <w:r>
        <w:rPr>
          <w:spacing w:val="-3"/>
        </w:rPr>
        <w:t>LOCALIDAD JOSÉ MA. PINO SUÁREZ</w:t>
      </w:r>
      <w:r>
        <w:rPr>
          <w:spacing w:val="-4"/>
        </w:rPr>
        <w:t>, DURANGO,</w:t>
      </w:r>
      <w:r>
        <w:rPr>
          <w:spacing w:val="-3"/>
        </w:rPr>
        <w:t xml:space="preserve"> </w:t>
      </w:r>
      <w:r>
        <w:rPr>
          <w:spacing w:val="-4"/>
        </w:rPr>
        <w:t xml:space="preserve">DGO., C.P. </w:t>
      </w:r>
      <w:r>
        <w:rPr>
          <w:spacing w:val="-2"/>
        </w:rPr>
        <w:t>34324</w:t>
      </w:r>
      <w:r>
        <w:rPr>
          <w:spacing w:val="-4"/>
        </w:rPr>
        <w:t>.</w:t>
      </w:r>
      <w:r>
        <w:t>, en un horario de lunes a viernes de 9:00 am a 7:00 pm y sábados de 10:00 am a 2:00 pm.</w:t>
      </w:r>
    </w:p>
    <w:p w14:paraId="2CB8FDE0" w14:textId="77777777" w:rsidR="00F806C4" w:rsidRDefault="00DA3EC3">
      <w:pPr>
        <w:pStyle w:val="Textoindependiente"/>
        <w:spacing w:before="203" w:line="245" w:lineRule="auto"/>
        <w:ind w:left="230" w:right="235"/>
        <w:jc w:val="both"/>
        <w:rPr>
          <w:ins w:id="280" w:author="ARAMC" w:date="2026-01-20T10:46:00Z"/>
        </w:rPr>
      </w:pPr>
      <w:r>
        <w:rPr>
          <w:rFonts w:ascii="Arial" w:hAnsi="Arial"/>
          <w:b/>
        </w:rPr>
        <w:t xml:space="preserve">VIGÉSIMA TERCERA. </w:t>
      </w:r>
      <w:r>
        <w:t>Para todo lo relativo a la interpretación, cumplimiento y ejecución del presente contrato, las partes se someten en la vía administrativa ante la Procuraduría Federal del Consumidor.</w:t>
      </w:r>
    </w:p>
    <w:p w14:paraId="5DD1510B" w14:textId="5E7210AF" w:rsidR="00267A4D" w:rsidRPr="004A3CFD" w:rsidRDefault="00267A4D" w:rsidP="00267A4D">
      <w:pPr>
        <w:shd w:val="clear" w:color="auto" w:fill="FFFFFF"/>
        <w:spacing w:before="120" w:after="120"/>
        <w:jc w:val="both"/>
        <w:rPr>
          <w:ins w:id="281" w:author="ARAMC" w:date="2026-01-20T10:46:00Z"/>
          <w:rFonts w:ascii="Arial" w:eastAsia="Times New Roman" w:hAnsi="Arial" w:cs="Arial"/>
          <w:sz w:val="18"/>
          <w:szCs w:val="18"/>
          <w:lang w:eastAsia="es-MX"/>
        </w:rPr>
      </w:pPr>
      <w:ins w:id="282" w:author="ARAMC" w:date="2026-01-20T10:46:00Z">
        <w:r>
          <w:rPr>
            <w:rFonts w:ascii="Arial" w:eastAsia="Times New Roman" w:hAnsi="Arial" w:cs="Arial"/>
            <w:sz w:val="18"/>
            <w:szCs w:val="18"/>
            <w:lang w:eastAsia="es-MX"/>
          </w:rPr>
          <w:t xml:space="preserve">A la Comisión Regulatoria de Telecomunicaciones, </w:t>
        </w:r>
        <w:r w:rsidRPr="004A3CFD">
          <w:rPr>
            <w:rFonts w:ascii="Arial" w:eastAsia="Times New Roman" w:hAnsi="Arial" w:cs="Arial"/>
            <w:sz w:val="18"/>
            <w:szCs w:val="18"/>
            <w:lang w:eastAsia="es-MX"/>
          </w:rPr>
          <w:t xml:space="preserve">le corresponde regular y vigilar la calidad de los </w:t>
        </w:r>
        <w:r>
          <w:rPr>
            <w:rFonts w:ascii="Arial" w:eastAsia="Times New Roman" w:hAnsi="Arial" w:cs="Arial"/>
            <w:sz w:val="18"/>
            <w:szCs w:val="18"/>
            <w:lang w:eastAsia="es-MX"/>
          </w:rPr>
          <w:t>Servicio</w:t>
        </w:r>
        <w:r w:rsidRPr="004A3CFD">
          <w:rPr>
            <w:rFonts w:ascii="Arial" w:eastAsia="Times New Roman" w:hAnsi="Arial" w:cs="Arial"/>
            <w:sz w:val="18"/>
            <w:szCs w:val="18"/>
            <w:lang w:eastAsia="es-MX"/>
          </w:rPr>
          <w:t>s de Telecomunicaciones, así como el cumplimiento de las disposiciones administrativas que emita y que sean referidas la Norma Oficial Mexicana NOM-184-SCFI-2018.</w:t>
        </w:r>
      </w:ins>
    </w:p>
    <w:p w14:paraId="4EAC36B5" w14:textId="77777777" w:rsidR="00267A4D" w:rsidRDefault="00267A4D">
      <w:pPr>
        <w:pStyle w:val="Textoindependiente"/>
        <w:spacing w:before="203" w:line="245" w:lineRule="auto"/>
        <w:ind w:left="230" w:right="235"/>
        <w:jc w:val="both"/>
      </w:pPr>
    </w:p>
    <w:p w14:paraId="4FF03DE2" w14:textId="521FF55E" w:rsidR="00F806C4" w:rsidRDefault="00DA3EC3">
      <w:pPr>
        <w:spacing w:line="245" w:lineRule="auto"/>
        <w:ind w:left="230"/>
        <w:rPr>
          <w:sz w:val="18"/>
        </w:rPr>
      </w:pPr>
      <w:r>
        <w:rPr>
          <w:rFonts w:ascii="Arial" w:hAnsi="Arial"/>
          <w:b/>
          <w:sz w:val="18"/>
        </w:rPr>
        <w:t xml:space="preserve">VIGÉSIMA CUARTA. </w:t>
      </w:r>
      <w:r>
        <w:rPr>
          <w:sz w:val="18"/>
        </w:rPr>
        <w:t xml:space="preserve">Los Servicios provistos por </w:t>
      </w:r>
      <w:r>
        <w:rPr>
          <w:rFonts w:ascii="Arial" w:hAnsi="Arial"/>
          <w:b/>
          <w:sz w:val="18"/>
        </w:rPr>
        <w:t xml:space="preserve">“EL PROVEEDOR” </w:t>
      </w:r>
      <w:r>
        <w:rPr>
          <w:sz w:val="18"/>
        </w:rPr>
        <w:t xml:space="preserve">a </w:t>
      </w:r>
      <w:r>
        <w:rPr>
          <w:rFonts w:ascii="Arial" w:hAnsi="Arial"/>
          <w:b/>
          <w:sz w:val="18"/>
        </w:rPr>
        <w:t>“EL SUSCRIPTOR”</w:t>
      </w:r>
      <w:r>
        <w:rPr>
          <w:sz w:val="18"/>
        </w:rPr>
        <w:t xml:space="preserve">, cumplen con los principios de neutralidad de las redes contenidos en la Ley </w:t>
      </w:r>
      <w:del w:id="283" w:author="ARAMC" w:date="2026-01-20T10:47:00Z">
        <w:r w:rsidDel="00267A4D">
          <w:rPr>
            <w:sz w:val="18"/>
          </w:rPr>
          <w:delText xml:space="preserve">Federal </w:delText>
        </w:r>
      </w:del>
      <w:ins w:id="284" w:author="ARAMC" w:date="2026-01-20T10:47:00Z">
        <w:r w:rsidR="00267A4D">
          <w:rPr>
            <w:sz w:val="18"/>
          </w:rPr>
          <w:t xml:space="preserve">en Materia </w:t>
        </w:r>
      </w:ins>
      <w:r>
        <w:rPr>
          <w:sz w:val="18"/>
        </w:rPr>
        <w:t>de Telecomunicaciones y Radiodifusión.</w:t>
      </w:r>
    </w:p>
    <w:p w14:paraId="4E82FA31" w14:textId="77777777" w:rsidR="00F806C4" w:rsidRDefault="00DA3EC3">
      <w:pPr>
        <w:pStyle w:val="Textoindependiente"/>
        <w:spacing w:line="245" w:lineRule="auto"/>
        <w:ind w:left="230"/>
      </w:pPr>
      <w:r>
        <w:rPr>
          <w:rFonts w:ascii="Arial" w:hAnsi="Arial"/>
          <w:b/>
        </w:rPr>
        <w:t xml:space="preserve">“EL SUSCRIPTOR” </w:t>
      </w:r>
      <w:r>
        <w:t xml:space="preserve">podrá acceder a cualquier contenido, aplicación o servicio ofrecido por </w:t>
      </w:r>
      <w:r>
        <w:rPr>
          <w:rFonts w:ascii="Arial" w:hAnsi="Arial"/>
          <w:b/>
        </w:rPr>
        <w:t>“EL PROVEEDOR”</w:t>
      </w:r>
      <w:r>
        <w:t>, dentro del marco legal aplicable, sin limitar, degradar, restringir o discriminar el acceso a los mismos.</w:t>
      </w:r>
    </w:p>
    <w:p w14:paraId="11C503A5" w14:textId="77777777" w:rsidR="00F806C4" w:rsidRDefault="00DA3EC3">
      <w:pPr>
        <w:pStyle w:val="Textoindependiente"/>
        <w:spacing w:line="200" w:lineRule="exact"/>
        <w:ind w:left="230"/>
      </w:pPr>
      <w:r>
        <w:rPr>
          <w:rFonts w:ascii="Arial" w:hAnsi="Arial"/>
          <w:b/>
        </w:rPr>
        <w:t>“EL</w:t>
      </w:r>
      <w:r>
        <w:rPr>
          <w:rFonts w:ascii="Arial" w:hAnsi="Arial"/>
          <w:b/>
          <w:spacing w:val="-6"/>
        </w:rPr>
        <w:t xml:space="preserve"> </w:t>
      </w:r>
      <w:r>
        <w:rPr>
          <w:rFonts w:ascii="Arial" w:hAnsi="Arial"/>
          <w:b/>
        </w:rPr>
        <w:t>PROVEEDOR”</w:t>
      </w:r>
      <w:r>
        <w:rPr>
          <w:rFonts w:ascii="Arial" w:hAnsi="Arial"/>
          <w:b/>
          <w:spacing w:val="-3"/>
        </w:rPr>
        <w:t xml:space="preserve"> </w:t>
      </w:r>
      <w:r>
        <w:t>se</w:t>
      </w:r>
      <w:r>
        <w:rPr>
          <w:spacing w:val="-4"/>
        </w:rPr>
        <w:t xml:space="preserve"> </w:t>
      </w:r>
      <w:r>
        <w:t>abstendrá</w:t>
      </w:r>
      <w:r>
        <w:rPr>
          <w:spacing w:val="-3"/>
        </w:rPr>
        <w:t xml:space="preserve"> </w:t>
      </w:r>
      <w:r>
        <w:t>de</w:t>
      </w:r>
      <w:r>
        <w:rPr>
          <w:spacing w:val="-6"/>
        </w:rPr>
        <w:t xml:space="preserve"> </w:t>
      </w:r>
      <w:r>
        <w:t>obstruir,</w:t>
      </w:r>
      <w:r>
        <w:rPr>
          <w:spacing w:val="-4"/>
        </w:rPr>
        <w:t xml:space="preserve"> </w:t>
      </w:r>
      <w:r>
        <w:t>interferir,</w:t>
      </w:r>
      <w:r>
        <w:rPr>
          <w:spacing w:val="-3"/>
        </w:rPr>
        <w:t xml:space="preserve"> </w:t>
      </w:r>
      <w:r>
        <w:t>inspeccionar,</w:t>
      </w:r>
      <w:r>
        <w:rPr>
          <w:spacing w:val="-6"/>
        </w:rPr>
        <w:t xml:space="preserve"> </w:t>
      </w:r>
      <w:r>
        <w:t>filtrar</w:t>
      </w:r>
      <w:r>
        <w:rPr>
          <w:spacing w:val="-3"/>
        </w:rPr>
        <w:t xml:space="preserve"> </w:t>
      </w:r>
      <w:r>
        <w:t>o</w:t>
      </w:r>
      <w:r>
        <w:rPr>
          <w:spacing w:val="-6"/>
        </w:rPr>
        <w:t xml:space="preserve"> </w:t>
      </w:r>
      <w:r>
        <w:t>discriminar</w:t>
      </w:r>
      <w:r>
        <w:rPr>
          <w:spacing w:val="-6"/>
        </w:rPr>
        <w:t xml:space="preserve"> </w:t>
      </w:r>
      <w:r>
        <w:t>contenidos,</w:t>
      </w:r>
      <w:r>
        <w:rPr>
          <w:spacing w:val="-3"/>
        </w:rPr>
        <w:t xml:space="preserve"> </w:t>
      </w:r>
      <w:r>
        <w:t>aplicaciones</w:t>
      </w:r>
      <w:r>
        <w:rPr>
          <w:spacing w:val="-3"/>
        </w:rPr>
        <w:t xml:space="preserve"> </w:t>
      </w:r>
      <w:r>
        <w:t>o</w:t>
      </w:r>
      <w:r>
        <w:rPr>
          <w:spacing w:val="-5"/>
        </w:rPr>
        <w:t xml:space="preserve"> </w:t>
      </w:r>
      <w:r>
        <w:rPr>
          <w:spacing w:val="-2"/>
        </w:rPr>
        <w:t>servicio.</w:t>
      </w:r>
    </w:p>
    <w:p w14:paraId="4E297C40" w14:textId="77777777" w:rsidR="00F806C4" w:rsidRDefault="00DA3EC3">
      <w:pPr>
        <w:spacing w:line="206" w:lineRule="exact"/>
        <w:ind w:left="230"/>
        <w:rPr>
          <w:sz w:val="18"/>
        </w:rPr>
      </w:pPr>
      <w:r>
        <w:rPr>
          <w:rFonts w:ascii="Arial" w:hAnsi="Arial"/>
          <w:b/>
          <w:sz w:val="18"/>
        </w:rPr>
        <w:t>“EL</w:t>
      </w:r>
      <w:r>
        <w:rPr>
          <w:rFonts w:ascii="Arial" w:hAnsi="Arial"/>
          <w:b/>
          <w:spacing w:val="-3"/>
          <w:sz w:val="18"/>
        </w:rPr>
        <w:t xml:space="preserve"> </w:t>
      </w:r>
      <w:r>
        <w:rPr>
          <w:rFonts w:ascii="Arial" w:hAnsi="Arial"/>
          <w:b/>
          <w:sz w:val="18"/>
        </w:rPr>
        <w:t>PROVEEDOR”</w:t>
      </w:r>
      <w:r>
        <w:rPr>
          <w:rFonts w:ascii="Arial" w:hAnsi="Arial"/>
          <w:b/>
          <w:spacing w:val="-1"/>
          <w:sz w:val="18"/>
        </w:rPr>
        <w:t xml:space="preserve"> </w:t>
      </w:r>
      <w:r>
        <w:rPr>
          <w:sz w:val="18"/>
        </w:rPr>
        <w:t>preservará</w:t>
      </w:r>
      <w:r>
        <w:rPr>
          <w:spacing w:val="-2"/>
          <w:sz w:val="18"/>
        </w:rPr>
        <w:t xml:space="preserve"> </w:t>
      </w:r>
      <w:r>
        <w:rPr>
          <w:sz w:val="18"/>
        </w:rPr>
        <w:t>la</w:t>
      </w:r>
      <w:r>
        <w:rPr>
          <w:spacing w:val="-4"/>
          <w:sz w:val="18"/>
        </w:rPr>
        <w:t xml:space="preserve"> </w:t>
      </w:r>
      <w:r>
        <w:rPr>
          <w:sz w:val="18"/>
        </w:rPr>
        <w:t>privacidad</w:t>
      </w:r>
      <w:r>
        <w:rPr>
          <w:spacing w:val="-4"/>
          <w:sz w:val="18"/>
        </w:rPr>
        <w:t xml:space="preserve"> </w:t>
      </w:r>
      <w:r>
        <w:rPr>
          <w:sz w:val="18"/>
        </w:rPr>
        <w:t>de</w:t>
      </w:r>
      <w:r>
        <w:rPr>
          <w:spacing w:val="-2"/>
          <w:sz w:val="18"/>
        </w:rPr>
        <w:t xml:space="preserve"> </w:t>
      </w:r>
      <w:r>
        <w:rPr>
          <w:sz w:val="18"/>
        </w:rPr>
        <w:t>“</w:t>
      </w:r>
      <w:r>
        <w:rPr>
          <w:rFonts w:ascii="Arial" w:hAnsi="Arial"/>
          <w:b/>
          <w:sz w:val="18"/>
        </w:rPr>
        <w:t>EL</w:t>
      </w:r>
      <w:r>
        <w:rPr>
          <w:rFonts w:ascii="Arial" w:hAnsi="Arial"/>
          <w:b/>
          <w:spacing w:val="-4"/>
          <w:sz w:val="18"/>
        </w:rPr>
        <w:t xml:space="preserve"> </w:t>
      </w:r>
      <w:r>
        <w:rPr>
          <w:rFonts w:ascii="Arial" w:hAnsi="Arial"/>
          <w:b/>
          <w:sz w:val="18"/>
        </w:rPr>
        <w:t>SUSCRIPTOR</w:t>
      </w:r>
      <w:r>
        <w:rPr>
          <w:sz w:val="18"/>
        </w:rPr>
        <w:t>”</w:t>
      </w:r>
      <w:r>
        <w:rPr>
          <w:spacing w:val="-2"/>
          <w:sz w:val="18"/>
        </w:rPr>
        <w:t xml:space="preserve"> </w:t>
      </w:r>
      <w:r>
        <w:rPr>
          <w:sz w:val="18"/>
        </w:rPr>
        <w:t>y</w:t>
      </w:r>
      <w:r>
        <w:rPr>
          <w:spacing w:val="-4"/>
          <w:sz w:val="18"/>
        </w:rPr>
        <w:t xml:space="preserve"> </w:t>
      </w:r>
      <w:r>
        <w:rPr>
          <w:sz w:val="18"/>
        </w:rPr>
        <w:t>la</w:t>
      </w:r>
      <w:r>
        <w:rPr>
          <w:spacing w:val="-2"/>
          <w:sz w:val="18"/>
        </w:rPr>
        <w:t xml:space="preserve"> </w:t>
      </w:r>
      <w:r>
        <w:rPr>
          <w:sz w:val="18"/>
        </w:rPr>
        <w:t>seguridad</w:t>
      </w:r>
      <w:r>
        <w:rPr>
          <w:spacing w:val="-2"/>
          <w:sz w:val="18"/>
        </w:rPr>
        <w:t xml:space="preserve"> </w:t>
      </w:r>
      <w:r>
        <w:rPr>
          <w:sz w:val="18"/>
        </w:rPr>
        <w:t>de</w:t>
      </w:r>
      <w:r>
        <w:rPr>
          <w:spacing w:val="-2"/>
          <w:sz w:val="18"/>
        </w:rPr>
        <w:t xml:space="preserve"> </w:t>
      </w:r>
      <w:r>
        <w:rPr>
          <w:sz w:val="18"/>
        </w:rPr>
        <w:t>la</w:t>
      </w:r>
      <w:r>
        <w:rPr>
          <w:spacing w:val="-2"/>
          <w:sz w:val="18"/>
        </w:rPr>
        <w:t xml:space="preserve"> </w:t>
      </w:r>
      <w:r>
        <w:rPr>
          <w:spacing w:val="-4"/>
          <w:sz w:val="18"/>
        </w:rPr>
        <w:t>red.</w:t>
      </w:r>
    </w:p>
    <w:p w14:paraId="28907CA4" w14:textId="77777777" w:rsidR="00F806C4" w:rsidRDefault="00DA3EC3">
      <w:pPr>
        <w:pStyle w:val="Textoindependiente"/>
        <w:spacing w:line="245" w:lineRule="auto"/>
        <w:ind w:left="230" w:right="225"/>
        <w:jc w:val="both"/>
      </w:pPr>
      <w:r>
        <w:rPr>
          <w:rFonts w:ascii="Arial" w:hAnsi="Arial"/>
          <w:b/>
        </w:rPr>
        <w:t xml:space="preserve">“EL PROVEEDOR” </w:t>
      </w:r>
      <w:r>
        <w:t>publicará en su página de Internet la información relativa a las características del servicio ofrecido, incluyendo</w:t>
      </w:r>
      <w:r>
        <w:rPr>
          <w:spacing w:val="-8"/>
        </w:rPr>
        <w:t xml:space="preserve"> </w:t>
      </w:r>
      <w:r>
        <w:t>las</w:t>
      </w:r>
      <w:r>
        <w:rPr>
          <w:spacing w:val="-5"/>
        </w:rPr>
        <w:t xml:space="preserve"> </w:t>
      </w:r>
      <w:r>
        <w:t>políticas</w:t>
      </w:r>
      <w:r>
        <w:rPr>
          <w:spacing w:val="-5"/>
        </w:rPr>
        <w:t xml:space="preserve"> </w:t>
      </w:r>
      <w:r>
        <w:t>de</w:t>
      </w:r>
      <w:r>
        <w:rPr>
          <w:spacing w:val="-8"/>
        </w:rPr>
        <w:t xml:space="preserve"> </w:t>
      </w:r>
      <w:r>
        <w:t>gestión</w:t>
      </w:r>
      <w:r>
        <w:rPr>
          <w:spacing w:val="-5"/>
        </w:rPr>
        <w:t xml:space="preserve"> </w:t>
      </w:r>
      <w:r>
        <w:t>de</w:t>
      </w:r>
      <w:r>
        <w:rPr>
          <w:spacing w:val="-5"/>
        </w:rPr>
        <w:t xml:space="preserve"> </w:t>
      </w:r>
      <w:r>
        <w:t>tráfico</w:t>
      </w:r>
      <w:r>
        <w:rPr>
          <w:spacing w:val="-5"/>
        </w:rPr>
        <w:t xml:space="preserve"> </w:t>
      </w:r>
      <w:r>
        <w:t>y</w:t>
      </w:r>
      <w:r>
        <w:rPr>
          <w:spacing w:val="-7"/>
        </w:rPr>
        <w:t xml:space="preserve"> </w:t>
      </w:r>
      <w:r>
        <w:t>administración</w:t>
      </w:r>
      <w:r>
        <w:rPr>
          <w:spacing w:val="-8"/>
        </w:rPr>
        <w:t xml:space="preserve"> </w:t>
      </w:r>
      <w:r>
        <w:t>de</w:t>
      </w:r>
      <w:r>
        <w:rPr>
          <w:spacing w:val="-5"/>
        </w:rPr>
        <w:t xml:space="preserve"> </w:t>
      </w:r>
      <w:r>
        <w:t>red</w:t>
      </w:r>
      <w:r>
        <w:rPr>
          <w:spacing w:val="-8"/>
        </w:rPr>
        <w:t xml:space="preserve"> </w:t>
      </w:r>
      <w:r>
        <w:t>autorizada</w:t>
      </w:r>
      <w:r>
        <w:rPr>
          <w:spacing w:val="-8"/>
        </w:rPr>
        <w:t xml:space="preserve"> </w:t>
      </w:r>
      <w:r>
        <w:t>por</w:t>
      </w:r>
      <w:r>
        <w:rPr>
          <w:spacing w:val="-6"/>
        </w:rPr>
        <w:t xml:space="preserve"> </w:t>
      </w:r>
      <w:r>
        <w:t>el</w:t>
      </w:r>
      <w:r>
        <w:rPr>
          <w:spacing w:val="-5"/>
        </w:rPr>
        <w:t xml:space="preserve"> </w:t>
      </w:r>
      <w:r>
        <w:t>Instituto,</w:t>
      </w:r>
      <w:r>
        <w:rPr>
          <w:spacing w:val="-6"/>
        </w:rPr>
        <w:t xml:space="preserve"> </w:t>
      </w:r>
      <w:r>
        <w:t>velocidad,</w:t>
      </w:r>
      <w:r>
        <w:rPr>
          <w:spacing w:val="-8"/>
        </w:rPr>
        <w:t xml:space="preserve"> </w:t>
      </w:r>
      <w:r>
        <w:t>calidad,</w:t>
      </w:r>
      <w:r>
        <w:rPr>
          <w:spacing w:val="-6"/>
        </w:rPr>
        <w:t xml:space="preserve"> </w:t>
      </w:r>
      <w:r>
        <w:t>la</w:t>
      </w:r>
      <w:r>
        <w:rPr>
          <w:spacing w:val="-8"/>
        </w:rPr>
        <w:t xml:space="preserve"> </w:t>
      </w:r>
      <w:r>
        <w:t>naturaleza y garantía del servicio.</w:t>
      </w:r>
    </w:p>
    <w:p w14:paraId="4A0A6DCE" w14:textId="06A838B7" w:rsidR="00F806C4" w:rsidRDefault="00DA3EC3">
      <w:pPr>
        <w:pStyle w:val="Textoindependiente"/>
        <w:spacing w:before="178"/>
        <w:ind w:left="230" w:right="223"/>
        <w:jc w:val="both"/>
      </w:pPr>
      <w:r>
        <w:rPr>
          <w:rFonts w:ascii="Arial" w:hAnsi="Arial"/>
          <w:b/>
        </w:rPr>
        <w:t>“EL</w:t>
      </w:r>
      <w:r>
        <w:rPr>
          <w:rFonts w:ascii="Arial" w:hAnsi="Arial"/>
          <w:b/>
          <w:spacing w:val="-9"/>
        </w:rPr>
        <w:t xml:space="preserve"> </w:t>
      </w:r>
      <w:r>
        <w:rPr>
          <w:rFonts w:ascii="Arial" w:hAnsi="Arial"/>
          <w:b/>
        </w:rPr>
        <w:t>PROVEEDOR”</w:t>
      </w:r>
      <w:r>
        <w:rPr>
          <w:rFonts w:ascii="Arial" w:hAnsi="Arial"/>
          <w:b/>
          <w:spacing w:val="-8"/>
        </w:rPr>
        <w:t xml:space="preserve"> </w:t>
      </w:r>
      <w:r>
        <w:t>podrá</w:t>
      </w:r>
      <w:r>
        <w:rPr>
          <w:spacing w:val="-9"/>
        </w:rPr>
        <w:t xml:space="preserve"> </w:t>
      </w:r>
      <w:r>
        <w:t>tomar</w:t>
      </w:r>
      <w:r>
        <w:rPr>
          <w:spacing w:val="-9"/>
        </w:rPr>
        <w:t xml:space="preserve"> </w:t>
      </w:r>
      <w:r>
        <w:t>las</w:t>
      </w:r>
      <w:r>
        <w:rPr>
          <w:spacing w:val="-11"/>
        </w:rPr>
        <w:t xml:space="preserve"> </w:t>
      </w:r>
      <w:r>
        <w:t>medidas</w:t>
      </w:r>
      <w:r>
        <w:rPr>
          <w:spacing w:val="-8"/>
        </w:rPr>
        <w:t xml:space="preserve"> </w:t>
      </w:r>
      <w:r>
        <w:t>o</w:t>
      </w:r>
      <w:r>
        <w:rPr>
          <w:spacing w:val="-9"/>
        </w:rPr>
        <w:t xml:space="preserve"> </w:t>
      </w:r>
      <w:r>
        <w:t>acciones</w:t>
      </w:r>
      <w:r>
        <w:rPr>
          <w:spacing w:val="-8"/>
        </w:rPr>
        <w:t xml:space="preserve"> </w:t>
      </w:r>
      <w:r>
        <w:t>necesarias</w:t>
      </w:r>
      <w:r>
        <w:rPr>
          <w:spacing w:val="-8"/>
        </w:rPr>
        <w:t xml:space="preserve"> </w:t>
      </w:r>
      <w:r>
        <w:t>para</w:t>
      </w:r>
      <w:r>
        <w:rPr>
          <w:spacing w:val="-9"/>
        </w:rPr>
        <w:t xml:space="preserve"> </w:t>
      </w:r>
      <w:r>
        <w:t>la</w:t>
      </w:r>
      <w:r>
        <w:rPr>
          <w:spacing w:val="-9"/>
        </w:rPr>
        <w:t xml:space="preserve"> </w:t>
      </w:r>
      <w:r>
        <w:t>gestión</w:t>
      </w:r>
      <w:r>
        <w:rPr>
          <w:spacing w:val="-9"/>
        </w:rPr>
        <w:t xml:space="preserve"> </w:t>
      </w:r>
      <w:r>
        <w:t>de</w:t>
      </w:r>
      <w:r>
        <w:rPr>
          <w:spacing w:val="-11"/>
        </w:rPr>
        <w:t xml:space="preserve"> </w:t>
      </w:r>
      <w:r>
        <w:t>tráfico</w:t>
      </w:r>
      <w:r>
        <w:rPr>
          <w:spacing w:val="-9"/>
        </w:rPr>
        <w:t xml:space="preserve"> </w:t>
      </w:r>
      <w:r>
        <w:t>y</w:t>
      </w:r>
      <w:r>
        <w:rPr>
          <w:spacing w:val="-11"/>
        </w:rPr>
        <w:t xml:space="preserve"> </w:t>
      </w:r>
      <w:r>
        <w:t>administración</w:t>
      </w:r>
      <w:r>
        <w:rPr>
          <w:spacing w:val="-9"/>
        </w:rPr>
        <w:t xml:space="preserve"> </w:t>
      </w:r>
      <w:r>
        <w:t>de</w:t>
      </w:r>
      <w:r>
        <w:rPr>
          <w:spacing w:val="-9"/>
        </w:rPr>
        <w:t xml:space="preserve"> </w:t>
      </w:r>
      <w:r>
        <w:t>red</w:t>
      </w:r>
      <w:r>
        <w:rPr>
          <w:spacing w:val="-9"/>
        </w:rPr>
        <w:t xml:space="preserve"> </w:t>
      </w:r>
      <w:r>
        <w:t xml:space="preserve">conforme a las políticas autorizadas por </w:t>
      </w:r>
      <w:del w:id="285" w:author="ARAMC" w:date="2026-01-20T10:47:00Z">
        <w:r w:rsidDel="00267A4D">
          <w:delText>el Instituto</w:delText>
        </w:r>
      </w:del>
      <w:ins w:id="286" w:author="ARAMC" w:date="2026-01-20T10:47:00Z">
        <w:r w:rsidR="00267A4D">
          <w:t>la CRT</w:t>
        </w:r>
      </w:ins>
      <w:r>
        <w:t>, a fin de garantizar la calidad o la velocidad de servicio contratada por “</w:t>
      </w:r>
      <w:r>
        <w:rPr>
          <w:rFonts w:ascii="Arial" w:hAnsi="Arial"/>
          <w:b/>
        </w:rPr>
        <w:t>EL SUSCRIPTOR</w:t>
      </w:r>
      <w:r>
        <w:t>”, siempre que ello no constituya una práctica contraria a la sana competencia y libre concurrencia.</w:t>
      </w:r>
    </w:p>
    <w:p w14:paraId="0D234398" w14:textId="77777777" w:rsidR="00F806C4" w:rsidRDefault="00F806C4">
      <w:pPr>
        <w:pStyle w:val="Textoindependiente"/>
      </w:pPr>
    </w:p>
    <w:p w14:paraId="1CE4C3D6" w14:textId="77777777" w:rsidR="00F806C4" w:rsidRDefault="00DA3EC3">
      <w:pPr>
        <w:pStyle w:val="Textoindependiente"/>
        <w:ind w:left="230" w:right="235"/>
        <w:jc w:val="both"/>
      </w:pPr>
      <w:r>
        <w:rPr>
          <w:rFonts w:ascii="Arial" w:hAnsi="Arial"/>
          <w:b/>
        </w:rPr>
        <w:t xml:space="preserve">VIGÉSIMA QUINTA. </w:t>
      </w:r>
      <w:r>
        <w:t xml:space="preserve">Este modelo de Contrato de Adhesión utilizado, ha sido registrado por la Procuraduría Federal del Consumidor, bajo el número </w:t>
      </w:r>
      <w:r>
        <w:rPr>
          <w:shd w:val="clear" w:color="auto" w:fill="FFFF00"/>
        </w:rPr>
        <w:t>________</w:t>
      </w:r>
      <w:r>
        <w:t>.</w:t>
      </w:r>
    </w:p>
    <w:p w14:paraId="0F39A344" w14:textId="77777777" w:rsidR="00F806C4" w:rsidRDefault="00F806C4">
      <w:pPr>
        <w:pStyle w:val="Textoindependiente"/>
        <w:spacing w:before="5"/>
      </w:pPr>
    </w:p>
    <w:p w14:paraId="313915DC" w14:textId="77777777" w:rsidR="00F806C4" w:rsidRDefault="00DA3EC3">
      <w:pPr>
        <w:pStyle w:val="Textoindependiente"/>
        <w:ind w:left="338" w:right="1455"/>
        <w:rPr>
          <w:spacing w:val="-4"/>
          <w:u w:val="single"/>
        </w:rPr>
      </w:pPr>
      <w:r>
        <w:t>Así</w:t>
      </w:r>
      <w:r>
        <w:rPr>
          <w:spacing w:val="-10"/>
        </w:rPr>
        <w:t xml:space="preserve"> </w:t>
      </w:r>
      <w:r>
        <w:t>mismo</w:t>
      </w:r>
      <w:r>
        <w:rPr>
          <w:spacing w:val="-11"/>
        </w:rPr>
        <w:t xml:space="preserve"> </w:t>
      </w:r>
      <w:r>
        <w:t>el</w:t>
      </w:r>
      <w:r>
        <w:rPr>
          <w:spacing w:val="-10"/>
        </w:rPr>
        <w:t xml:space="preserve"> </w:t>
      </w:r>
      <w:r>
        <w:t>suscriptor</w:t>
      </w:r>
      <w:r>
        <w:rPr>
          <w:spacing w:val="-11"/>
        </w:rPr>
        <w:t xml:space="preserve"> </w:t>
      </w:r>
      <w:r>
        <w:t>podrá</w:t>
      </w:r>
      <w:r>
        <w:rPr>
          <w:spacing w:val="-10"/>
        </w:rPr>
        <w:t xml:space="preserve"> </w:t>
      </w:r>
      <w:r>
        <w:t>consultar</w:t>
      </w:r>
      <w:r>
        <w:rPr>
          <w:spacing w:val="-9"/>
        </w:rPr>
        <w:t xml:space="preserve"> </w:t>
      </w:r>
      <w:r>
        <w:t>dicho</w:t>
      </w:r>
      <w:r>
        <w:rPr>
          <w:spacing w:val="-8"/>
        </w:rPr>
        <w:t xml:space="preserve"> </w:t>
      </w:r>
      <w:r>
        <w:t>registro</w:t>
      </w:r>
      <w:r>
        <w:rPr>
          <w:spacing w:val="-10"/>
        </w:rPr>
        <w:t xml:space="preserve"> </w:t>
      </w:r>
      <w:r>
        <w:t>en</w:t>
      </w:r>
      <w:r>
        <w:rPr>
          <w:spacing w:val="-5"/>
          <w:shd w:val="clear" w:color="auto" w:fill="FFFF00"/>
        </w:rPr>
        <w:t xml:space="preserve"> </w:t>
      </w:r>
      <w:r w:rsidR="006D4396">
        <w:fldChar w:fldCharType="begin"/>
      </w:r>
      <w:r w:rsidR="006D4396">
        <w:instrText xml:space="preserve"> HYPERLINK "http://www.profeco.gob.mx/spt_contratos/000_17.pdf" \h </w:instrText>
      </w:r>
      <w:r w:rsidR="006D4396">
        <w:fldChar w:fldCharType="separate"/>
      </w:r>
      <w:r>
        <w:rPr>
          <w:u w:val="single"/>
          <w:shd w:val="clear" w:color="auto" w:fill="FFFF00"/>
        </w:rPr>
        <w:t>www.profeco.gob.mx/</w:t>
      </w:r>
      <w:r w:rsidR="006D4396">
        <w:rPr>
          <w:u w:val="single"/>
          <w:shd w:val="clear" w:color="auto" w:fill="FFFF00"/>
        </w:rPr>
        <w:fldChar w:fldCharType="end"/>
      </w:r>
      <w:r>
        <w:rPr>
          <w:u w:val="single"/>
          <w:shd w:val="clear" w:color="auto" w:fill="FFFF00"/>
        </w:rPr>
        <w:t>_____</w:t>
      </w:r>
    </w:p>
    <w:p w14:paraId="76086E90" w14:textId="77777777" w:rsidR="00F806C4" w:rsidRDefault="00F806C4">
      <w:pPr>
        <w:pStyle w:val="Textoindependiente"/>
      </w:pPr>
    </w:p>
    <w:p w14:paraId="3C867BC1" w14:textId="77777777" w:rsidR="00F806C4" w:rsidRDefault="00F806C4">
      <w:pPr>
        <w:pStyle w:val="Textoindependiente"/>
        <w:spacing w:before="51"/>
      </w:pPr>
    </w:p>
    <w:p w14:paraId="0E467541" w14:textId="77777777" w:rsidR="00F806C4" w:rsidRDefault="00DA3EC3">
      <w:pPr>
        <w:pStyle w:val="Textoindependiente"/>
        <w:ind w:left="230" w:right="255"/>
        <w:jc w:val="both"/>
      </w:pPr>
      <w:r>
        <w:t>Cualquier</w:t>
      </w:r>
      <w:r>
        <w:rPr>
          <w:spacing w:val="-13"/>
        </w:rPr>
        <w:t xml:space="preserve"> </w:t>
      </w:r>
      <w:r>
        <w:t>diferencia</w:t>
      </w:r>
      <w:r>
        <w:rPr>
          <w:spacing w:val="-12"/>
        </w:rPr>
        <w:t xml:space="preserve"> </w:t>
      </w:r>
      <w:r>
        <w:t>entre</w:t>
      </w:r>
      <w:r>
        <w:rPr>
          <w:spacing w:val="-13"/>
        </w:rPr>
        <w:t xml:space="preserve"> </w:t>
      </w:r>
      <w:r>
        <w:t>el</w:t>
      </w:r>
      <w:r>
        <w:rPr>
          <w:spacing w:val="-12"/>
        </w:rPr>
        <w:t xml:space="preserve"> </w:t>
      </w:r>
      <w:r>
        <w:t>texto</w:t>
      </w:r>
      <w:r>
        <w:rPr>
          <w:spacing w:val="-13"/>
        </w:rPr>
        <w:t xml:space="preserve"> </w:t>
      </w:r>
      <w:r>
        <w:t>del</w:t>
      </w:r>
      <w:r>
        <w:rPr>
          <w:spacing w:val="-13"/>
        </w:rPr>
        <w:t xml:space="preserve"> </w:t>
      </w:r>
      <w:r>
        <w:t>contrato</w:t>
      </w:r>
      <w:r>
        <w:rPr>
          <w:spacing w:val="-12"/>
        </w:rPr>
        <w:t xml:space="preserve"> </w:t>
      </w:r>
      <w:r>
        <w:t>de</w:t>
      </w:r>
      <w:r>
        <w:rPr>
          <w:spacing w:val="-13"/>
        </w:rPr>
        <w:t xml:space="preserve"> </w:t>
      </w:r>
      <w:r>
        <w:t>adhesión</w:t>
      </w:r>
      <w:r>
        <w:rPr>
          <w:spacing w:val="-12"/>
        </w:rPr>
        <w:t xml:space="preserve"> </w:t>
      </w:r>
      <w:r>
        <w:t>registrado</w:t>
      </w:r>
      <w:r>
        <w:rPr>
          <w:spacing w:val="-13"/>
        </w:rPr>
        <w:t xml:space="preserve"> </w:t>
      </w:r>
      <w:r>
        <w:t>ante</w:t>
      </w:r>
      <w:r>
        <w:rPr>
          <w:spacing w:val="-12"/>
        </w:rPr>
        <w:t xml:space="preserve"> </w:t>
      </w:r>
      <w:r>
        <w:t>la</w:t>
      </w:r>
      <w:r>
        <w:rPr>
          <w:spacing w:val="-13"/>
        </w:rPr>
        <w:t xml:space="preserve"> </w:t>
      </w:r>
      <w:r>
        <w:t>Procuraduría</w:t>
      </w:r>
      <w:r>
        <w:rPr>
          <w:spacing w:val="-12"/>
        </w:rPr>
        <w:t xml:space="preserve"> </w:t>
      </w:r>
      <w:r>
        <w:t>Federal</w:t>
      </w:r>
      <w:r>
        <w:rPr>
          <w:spacing w:val="-13"/>
        </w:rPr>
        <w:t xml:space="preserve"> </w:t>
      </w:r>
      <w:r>
        <w:t>del</w:t>
      </w:r>
      <w:r>
        <w:rPr>
          <w:spacing w:val="-12"/>
        </w:rPr>
        <w:t xml:space="preserve"> </w:t>
      </w:r>
      <w:r>
        <w:t>Consumidor</w:t>
      </w:r>
      <w:r>
        <w:rPr>
          <w:spacing w:val="-13"/>
        </w:rPr>
        <w:t xml:space="preserve"> </w:t>
      </w:r>
      <w:r>
        <w:t>y</w:t>
      </w:r>
      <w:r>
        <w:rPr>
          <w:spacing w:val="-12"/>
        </w:rPr>
        <w:t xml:space="preserve"> </w:t>
      </w:r>
      <w:r>
        <w:t>el</w:t>
      </w:r>
      <w:r>
        <w:rPr>
          <w:spacing w:val="-13"/>
        </w:rPr>
        <w:t xml:space="preserve"> </w:t>
      </w:r>
      <w:r>
        <w:t>utilizado en perjuicio de ‘EL SUSCRIPTOR’, se tendrá por no puesta.</w:t>
      </w:r>
    </w:p>
    <w:p w14:paraId="400D05CC" w14:textId="77777777" w:rsidR="00F806C4" w:rsidRDefault="00F806C4">
      <w:pPr>
        <w:pStyle w:val="Textoindependiente"/>
        <w:spacing w:before="1"/>
      </w:pPr>
    </w:p>
    <w:p w14:paraId="4EA42C04" w14:textId="77777777" w:rsidR="00F806C4" w:rsidRDefault="00DA3EC3">
      <w:pPr>
        <w:pStyle w:val="Textoindependiente"/>
        <w:ind w:left="230" w:right="263"/>
        <w:jc w:val="both"/>
      </w:pPr>
      <w:r>
        <w:t>Los contratos de adhesión registrados ante la Procuraduría Federal del Consumidor deberán utilizarse en todas sus operaciones comerciales y corresponder fielmente con los modelos de contrato registrados por la misma</w:t>
      </w:r>
    </w:p>
    <w:p w14:paraId="0B39652E" w14:textId="04E11182" w:rsidR="00F806C4" w:rsidRDefault="00DA3EC3">
      <w:pPr>
        <w:pStyle w:val="Textoindependiente"/>
        <w:spacing w:before="203"/>
        <w:ind w:left="230"/>
        <w:jc w:val="both"/>
        <w:rPr>
          <w:rFonts w:ascii="Arial" w:hAnsi="Arial"/>
          <w:b/>
        </w:rPr>
      </w:pPr>
      <w:r>
        <w:t>Este</w:t>
      </w:r>
      <w:r>
        <w:rPr>
          <w:spacing w:val="-4"/>
        </w:rPr>
        <w:t xml:space="preserve"> </w:t>
      </w:r>
      <w:r>
        <w:t>contrato</w:t>
      </w:r>
      <w:r>
        <w:rPr>
          <w:spacing w:val="-4"/>
        </w:rPr>
        <w:t xml:space="preserve"> </w:t>
      </w:r>
      <w:r>
        <w:t>se</w:t>
      </w:r>
      <w:r>
        <w:rPr>
          <w:spacing w:val="-2"/>
        </w:rPr>
        <w:t xml:space="preserve"> </w:t>
      </w:r>
      <w:r>
        <w:t>firmó</w:t>
      </w:r>
      <w:r>
        <w:rPr>
          <w:spacing w:val="-4"/>
        </w:rPr>
        <w:t xml:space="preserve"> </w:t>
      </w:r>
      <w:r>
        <w:t>por</w:t>
      </w:r>
      <w:r>
        <w:rPr>
          <w:spacing w:val="-4"/>
        </w:rPr>
        <w:t xml:space="preserve"> </w:t>
      </w:r>
      <w:r>
        <w:t>duplicado</w:t>
      </w:r>
      <w:r>
        <w:rPr>
          <w:spacing w:val="-2"/>
        </w:rPr>
        <w:t xml:space="preserve"> </w:t>
      </w:r>
      <w:r>
        <w:t>en</w:t>
      </w:r>
      <w:r>
        <w:rPr>
          <w:spacing w:val="-4"/>
        </w:rPr>
        <w:t xml:space="preserve"> </w:t>
      </w:r>
      <w:r>
        <w:t>la</w:t>
      </w:r>
      <w:r>
        <w:rPr>
          <w:spacing w:val="-2"/>
        </w:rPr>
        <w:t xml:space="preserve"> </w:t>
      </w:r>
      <w:r>
        <w:t>Ciudad</w:t>
      </w:r>
      <w:r>
        <w:rPr>
          <w:spacing w:val="-2"/>
        </w:rPr>
        <w:t xml:space="preserve"> </w:t>
      </w:r>
      <w:r>
        <w:t>de</w:t>
      </w:r>
      <w:r>
        <w:rPr>
          <w:spacing w:val="-4"/>
        </w:rPr>
        <w:t xml:space="preserve"> </w:t>
      </w:r>
      <w:r>
        <w:t>Durango,</w:t>
      </w:r>
      <w:r>
        <w:rPr>
          <w:spacing w:val="-2"/>
        </w:rPr>
        <w:t xml:space="preserve"> Durango,</w:t>
      </w:r>
      <w:del w:id="287" w:author="ARAMC" w:date="2026-01-20T10:47:00Z">
        <w:r w:rsidDel="00267A4D">
          <w:rPr>
            <w:b/>
            <w:bCs/>
            <w:spacing w:val="-2"/>
          </w:rPr>
          <w:delText>25</w:delText>
        </w:r>
        <w:r w:rsidDel="00267A4D">
          <w:rPr>
            <w:rFonts w:ascii="Arial" w:hAnsi="Arial"/>
            <w:b/>
            <w:bCs/>
            <w:spacing w:val="-2"/>
          </w:rPr>
          <w:delText>/</w:delText>
        </w:r>
        <w:r w:rsidDel="00267A4D">
          <w:rPr>
            <w:rFonts w:ascii="Arial" w:hAnsi="Arial"/>
            <w:b/>
            <w:spacing w:val="-2"/>
          </w:rPr>
          <w:delText>10/2025.</w:delText>
        </w:r>
      </w:del>
      <w:ins w:id="288" w:author="ARAMC" w:date="2026-01-20T10:47:00Z">
        <w:r w:rsidR="00267A4D">
          <w:rPr>
            <w:b/>
            <w:bCs/>
            <w:spacing w:val="-2"/>
          </w:rPr>
          <w:t>-</w:t>
        </w:r>
      </w:ins>
    </w:p>
    <w:p w14:paraId="33EB5361" w14:textId="77777777" w:rsidR="00F806C4" w:rsidRDefault="00F806C4">
      <w:pPr>
        <w:pStyle w:val="Textoindependiente"/>
        <w:rPr>
          <w:rFonts w:ascii="Arial" w:hAnsi="Arial"/>
          <w:b/>
        </w:rPr>
      </w:pPr>
    </w:p>
    <w:p w14:paraId="65EA7685" w14:textId="77777777" w:rsidR="00F806C4" w:rsidRDefault="00F806C4">
      <w:pPr>
        <w:pStyle w:val="Textoindependiente"/>
        <w:rPr>
          <w:rFonts w:ascii="Arial" w:hAnsi="Arial"/>
          <w:b/>
        </w:rPr>
      </w:pPr>
    </w:p>
    <w:p w14:paraId="6ED1B4B0" w14:textId="77777777" w:rsidR="00F806C4" w:rsidRDefault="00DA3EC3">
      <w:pPr>
        <w:pStyle w:val="Ttulo1"/>
        <w:tabs>
          <w:tab w:val="left" w:pos="5244"/>
        </w:tabs>
        <w:ind w:right="254"/>
      </w:pPr>
      <w:r>
        <w:t xml:space="preserve">EL </w:t>
      </w:r>
      <w:r>
        <w:rPr>
          <w:spacing w:val="-2"/>
        </w:rPr>
        <w:t>PROVEEDOR</w:t>
      </w:r>
      <w:r>
        <w:tab/>
        <w:t>EL</w:t>
      </w:r>
      <w:r>
        <w:rPr>
          <w:spacing w:val="-2"/>
        </w:rPr>
        <w:t xml:space="preserve"> SUSCRIPTOR</w:t>
      </w:r>
    </w:p>
    <w:p w14:paraId="7E0DC51C" w14:textId="77777777" w:rsidR="00F806C4" w:rsidRDefault="00F806C4">
      <w:pPr>
        <w:pStyle w:val="Textoindependiente"/>
        <w:rPr>
          <w:rFonts w:ascii="Arial" w:hAnsi="Arial"/>
          <w:b/>
          <w:sz w:val="20"/>
        </w:rPr>
      </w:pPr>
    </w:p>
    <w:p w14:paraId="714FC911" w14:textId="77777777" w:rsidR="00F806C4" w:rsidRDefault="00F806C4">
      <w:pPr>
        <w:pStyle w:val="Textoindependiente"/>
        <w:rPr>
          <w:rFonts w:ascii="Arial" w:hAnsi="Arial"/>
          <w:b/>
          <w:sz w:val="20"/>
        </w:rPr>
      </w:pPr>
    </w:p>
    <w:p w14:paraId="1CE181CC" w14:textId="77777777" w:rsidR="00F806C4" w:rsidRDefault="00F806C4">
      <w:pPr>
        <w:pStyle w:val="Textoindependiente"/>
        <w:rPr>
          <w:rFonts w:ascii="Arial" w:hAnsi="Arial"/>
          <w:b/>
          <w:sz w:val="20"/>
        </w:rPr>
      </w:pPr>
    </w:p>
    <w:p w14:paraId="123D22E3" w14:textId="77777777" w:rsidR="00F806C4" w:rsidRDefault="00F806C4">
      <w:pPr>
        <w:pStyle w:val="Textoindependiente"/>
        <w:rPr>
          <w:rFonts w:ascii="Arial" w:hAnsi="Arial"/>
          <w:b/>
          <w:sz w:val="20"/>
        </w:rPr>
      </w:pPr>
    </w:p>
    <w:p w14:paraId="4E7025A5" w14:textId="77777777" w:rsidR="00F806C4" w:rsidRDefault="00F806C4">
      <w:pPr>
        <w:pStyle w:val="Textoindependiente"/>
        <w:rPr>
          <w:rFonts w:ascii="Arial" w:hAnsi="Arial"/>
          <w:b/>
          <w:sz w:val="20"/>
        </w:rPr>
      </w:pPr>
    </w:p>
    <w:p w14:paraId="3F611A36" w14:textId="77777777" w:rsidR="00F806C4" w:rsidRDefault="00DA3EC3">
      <w:pPr>
        <w:pStyle w:val="Textoindependiente"/>
        <w:spacing w:before="64"/>
        <w:rPr>
          <w:rFonts w:ascii="Arial" w:hAnsi="Arial"/>
          <w:b/>
          <w:sz w:val="20"/>
        </w:rPr>
        <w:sectPr w:rsidR="00F806C4" w:rsidSect="00404C17">
          <w:footerReference w:type="even" r:id="rId29"/>
          <w:footerReference w:type="default" r:id="rId30"/>
          <w:footerReference w:type="first" r:id="rId31"/>
          <w:pgSz w:w="12240" w:h="15840"/>
          <w:pgMar w:top="2127" w:right="850" w:bottom="1200" w:left="850" w:header="567" w:footer="1014" w:gutter="0"/>
          <w:cols w:space="720"/>
          <w:formProt w:val="0"/>
          <w:docGrid w:linePitch="100"/>
          <w:sectPrChange w:id="293" w:author="ARAMC" w:date="2026-01-20T10:36:00Z">
            <w:sectPr w:rsidR="00F806C4" w:rsidSect="00404C17">
              <w:pgMar w:top="1560" w:right="850" w:bottom="1200" w:left="850" w:header="0" w:footer="1014" w:gutter="0"/>
            </w:sectPr>
          </w:sectPrChange>
        </w:sectPr>
      </w:pPr>
      <w:r>
        <w:rPr>
          <w:rFonts w:ascii="Arial" w:hAnsi="Arial"/>
          <w:b/>
          <w:noProof/>
          <w:sz w:val="20"/>
          <w:lang w:val="es-MX" w:eastAsia="es-MX"/>
        </w:rPr>
        <mc:AlternateContent>
          <mc:Choice Requires="wps">
            <w:drawing>
              <wp:anchor distT="0" distB="635" distL="0" distR="0" simplePos="0" relativeHeight="23" behindDoc="1" locked="0" layoutInCell="0" allowOverlap="1" wp14:anchorId="0BB94C8A" wp14:editId="5EB9FD4F">
                <wp:simplePos x="0" y="0"/>
                <wp:positionH relativeFrom="page">
                  <wp:posOffset>685800</wp:posOffset>
                </wp:positionH>
                <wp:positionV relativeFrom="paragraph">
                  <wp:posOffset>201930</wp:posOffset>
                </wp:positionV>
                <wp:extent cx="2794635" cy="1270"/>
                <wp:effectExtent l="0" t="3810" r="0" b="2540"/>
                <wp:wrapTopAndBottom/>
                <wp:docPr id="17" name="Graphic 8"/>
                <wp:cNvGraphicFramePr/>
                <a:graphic xmlns:a="http://schemas.openxmlformats.org/drawingml/2006/main">
                  <a:graphicData uri="http://schemas.microsoft.com/office/word/2010/wordprocessingShape">
                    <wps:wsp>
                      <wps:cNvSpPr/>
                      <wps:spPr>
                        <a:xfrm>
                          <a:off x="0" y="0"/>
                          <a:ext cx="2794680" cy="1440"/>
                        </a:xfrm>
                        <a:custGeom>
                          <a:avLst/>
                          <a:gdLst>
                            <a:gd name="textAreaLeft" fmla="*/ 0 w 1584360"/>
                            <a:gd name="textAreaRight" fmla="*/ 1585080 w 1584360"/>
                            <a:gd name="textAreaTop" fmla="*/ 0 h 720"/>
                            <a:gd name="textAreaBottom" fmla="*/ 1440 h 720"/>
                          </a:gdLst>
                          <a:ahLst/>
                          <a:cxnLst/>
                          <a:rect l="textAreaLeft" t="textAreaTop" r="textAreaRight" b="textAreaBottom"/>
                          <a:pathLst>
                            <a:path w="2794635">
                              <a:moveTo>
                                <a:pt x="0" y="0"/>
                              </a:moveTo>
                              <a:lnTo>
                                <a:pt x="2794520" y="0"/>
                              </a:lnTo>
                            </a:path>
                          </a:pathLst>
                        </a:custGeom>
                        <a:noFill/>
                        <a:ln w="68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9A168F3" id="Graphic 8" o:spid="_x0000_s1026" style="position:absolute;margin-left:54pt;margin-top:15.9pt;width:220.05pt;height:.1pt;z-index:-503316457;visibility:visible;mso-wrap-style:square;mso-wrap-distance-left:0;mso-wrap-distance-top:0;mso-wrap-distance-right:0;mso-wrap-distance-bottom:.05pt;mso-position-horizontal:absolute;mso-position-horizontal-relative:page;mso-position-vertical:absolute;mso-position-vertical-relative:text;v-text-anchor:top" coordsize="279463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" o:allowincell="f" path="m,l2794520,e" filled="f" strokeweight=".19mm">
                <v:path arrowok="t" textboxrect="0,0,2795905,2880"/>
                <w10:wrap type="topAndBottom" anchorx="page"/>
              </v:shape>
            </w:pict>
          </mc:Fallback>
        </mc:AlternateContent>
      </w:r>
      <w:r>
        <w:rPr>
          <w:rFonts w:ascii="Arial" w:hAnsi="Arial"/>
          <w:b/>
          <w:noProof/>
          <w:sz w:val="20"/>
          <w:lang w:val="es-MX" w:eastAsia="es-MX"/>
        </w:rPr>
        <mc:AlternateContent>
          <mc:Choice Requires="wps">
            <w:drawing>
              <wp:anchor distT="0" distB="635" distL="0" distR="0" simplePos="0" relativeHeight="24" behindDoc="1" locked="0" layoutInCell="0" allowOverlap="1" wp14:anchorId="20379BDD" wp14:editId="106330CC">
                <wp:simplePos x="0" y="0"/>
                <wp:positionH relativeFrom="page">
                  <wp:posOffset>4019550</wp:posOffset>
                </wp:positionH>
                <wp:positionV relativeFrom="paragraph">
                  <wp:posOffset>201930</wp:posOffset>
                </wp:positionV>
                <wp:extent cx="2096135" cy="1270"/>
                <wp:effectExtent l="0" t="3810" r="0" b="2540"/>
                <wp:wrapTopAndBottom/>
                <wp:docPr id="18" name="Graphic 9"/>
                <wp:cNvGraphicFramePr/>
                <a:graphic xmlns:a="http://schemas.openxmlformats.org/drawingml/2006/main">
                  <a:graphicData uri="http://schemas.microsoft.com/office/word/2010/wordprocessingShape">
                    <wps:wsp>
                      <wps:cNvSpPr/>
                      <wps:spPr>
                        <a:xfrm>
                          <a:off x="0" y="0"/>
                          <a:ext cx="2096280" cy="1440"/>
                        </a:xfrm>
                        <a:custGeom>
                          <a:avLst/>
                          <a:gdLst>
                            <a:gd name="textAreaLeft" fmla="*/ 0 w 1188360"/>
                            <a:gd name="textAreaRight" fmla="*/ 1189080 w 1188360"/>
                            <a:gd name="textAreaTop" fmla="*/ 0 h 720"/>
                            <a:gd name="textAreaBottom" fmla="*/ 1440 h 720"/>
                          </a:gdLst>
                          <a:ahLst/>
                          <a:cxnLst/>
                          <a:rect l="textAreaLeft" t="textAreaTop" r="textAreaRight" b="textAreaBottom"/>
                          <a:pathLst>
                            <a:path w="2096135">
                              <a:moveTo>
                                <a:pt x="0" y="0"/>
                              </a:moveTo>
                              <a:lnTo>
                                <a:pt x="2095804" y="0"/>
                              </a:lnTo>
                            </a:path>
                          </a:pathLst>
                        </a:custGeom>
                        <a:noFill/>
                        <a:ln w="68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1A8898D" id="Graphic 9" o:spid="_x0000_s1026" style="position:absolute;margin-left:316.5pt;margin-top:15.9pt;width:165.05pt;height:.1pt;z-index:-503316456;visibility:visible;mso-wrap-style:square;mso-wrap-distance-left:0;mso-wrap-distance-top:0;mso-wrap-distance-right:0;mso-wrap-distance-bottom:.05pt;mso-position-horizontal:absolute;mso-position-horizontal-relative:page;mso-position-vertical:absolute;mso-position-vertical-relative:text;v-text-anchor:top" coordsize="2096135,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" o:allowincell="f" path="m,l2095804,e" filled="f" strokeweight=".19mm">
                <v:path arrowok="t" textboxrect="0,0,2097405,2880"/>
                <w10:wrap type="topAndBottom" anchorx="page"/>
              </v:shape>
            </w:pict>
          </mc:Fallback>
        </mc:AlternateContent>
      </w:r>
    </w:p>
    <w:p w14:paraId="0B375958" w14:textId="77777777" w:rsidR="00F806C4" w:rsidRDefault="00DA3EC3">
      <w:pPr>
        <w:pStyle w:val="Textoindependiente"/>
        <w:spacing w:before="77"/>
        <w:ind w:left="381"/>
      </w:pPr>
      <w:proofErr w:type="spellStart"/>
      <w:r>
        <w:t>Noe</w:t>
      </w:r>
      <w:proofErr w:type="spellEnd"/>
      <w:r>
        <w:t xml:space="preserve"> Lara Ontiveros</w:t>
      </w:r>
    </w:p>
    <w:p w14:paraId="656B42A2" w14:textId="77777777" w:rsidR="00F806C4" w:rsidRDefault="00F806C4">
      <w:pPr>
        <w:pStyle w:val="Textoindependiente"/>
      </w:pPr>
    </w:p>
    <w:p w14:paraId="5EE82D7F" w14:textId="77777777" w:rsidR="00F806C4" w:rsidRDefault="00F806C4">
      <w:pPr>
        <w:pStyle w:val="Textoindependiente"/>
      </w:pPr>
    </w:p>
    <w:p w14:paraId="0C264984" w14:textId="77777777" w:rsidR="00F806C4" w:rsidRDefault="00F806C4">
      <w:pPr>
        <w:pStyle w:val="Textoindependiente"/>
      </w:pPr>
    </w:p>
    <w:p w14:paraId="33DF0167" w14:textId="77777777" w:rsidR="00F806C4" w:rsidRDefault="00F806C4">
      <w:pPr>
        <w:pStyle w:val="Textoindependiente"/>
      </w:pPr>
    </w:p>
    <w:p w14:paraId="0D45ABF4" w14:textId="77777777" w:rsidR="00F806C4" w:rsidRDefault="00F806C4">
      <w:pPr>
        <w:pStyle w:val="Textoindependiente"/>
        <w:spacing w:before="92"/>
      </w:pPr>
    </w:p>
    <w:p w14:paraId="44E279D2" w14:textId="77777777" w:rsidR="00F806C4" w:rsidRDefault="00DA3EC3">
      <w:pPr>
        <w:pStyle w:val="Ttulo1"/>
        <w:ind w:left="230" w:right="224"/>
        <w:jc w:val="both"/>
      </w:pPr>
      <w:commentRangeStart w:id="294"/>
      <w:r>
        <w:t>ANEXO 1 DEL</w:t>
      </w:r>
      <w:r>
        <w:rPr>
          <w:spacing w:val="-1"/>
        </w:rPr>
        <w:t xml:space="preserve"> </w:t>
      </w:r>
      <w:r>
        <w:t xml:space="preserve">CONTRATO DE PRESTACIÓN DE SERVICIOS DE TELECOMUNICACIONES EL “CONTRATO”, QUE CELEBRAN POR UNA PARTE NOE LARA ONTIVEROS, A QUIEN EN LO SUCESIVO SE LE DENOMINARÁ “EL PROVEEDOR”, Y POR LA OTRA PARTE LA PERSONA CUYO NOMBRE Y DIRECCIÓN QUEDAN ASENTADOS EN LA CARÁTULA DEL CONTRATO, A QUIEN EN LO SUCESIVO SE LE DENOMINARÁ “EL </w:t>
      </w:r>
      <w:r>
        <w:rPr>
          <w:spacing w:val="-2"/>
        </w:rPr>
        <w:t>SUSCRIPTOR”.</w:t>
      </w:r>
    </w:p>
    <w:p w14:paraId="3F684063" w14:textId="77777777" w:rsidR="00F806C4" w:rsidRDefault="00F806C4">
      <w:pPr>
        <w:pStyle w:val="Textoindependiente"/>
        <w:rPr>
          <w:rFonts w:ascii="Arial" w:hAnsi="Arial"/>
          <w:b/>
          <w:sz w:val="20"/>
        </w:rPr>
      </w:pPr>
    </w:p>
    <w:p w14:paraId="1D7ADA4D" w14:textId="77777777" w:rsidR="00F806C4" w:rsidRDefault="00F806C4">
      <w:pPr>
        <w:pStyle w:val="Textoindependiente"/>
        <w:spacing w:before="88"/>
        <w:rPr>
          <w:rFonts w:ascii="Arial" w:hAnsi="Arial"/>
          <w:b/>
          <w:sz w:val="20"/>
        </w:rPr>
      </w:pPr>
    </w:p>
    <w:tbl>
      <w:tblPr>
        <w:tblStyle w:val="TableNormal"/>
        <w:tblW w:w="10076" w:type="dxa"/>
        <w:tblInd w:w="240" w:type="dxa"/>
        <w:tblLayout w:type="fixed"/>
        <w:tblCellMar>
          <w:left w:w="5" w:type="dxa"/>
          <w:right w:w="5" w:type="dxa"/>
        </w:tblCellMar>
        <w:tblLook w:val="01E0" w:firstRow="1" w:lastRow="1" w:firstColumn="1" w:lastColumn="1" w:noHBand="0" w:noVBand="0"/>
      </w:tblPr>
      <w:tblGrid>
        <w:gridCol w:w="1678"/>
        <w:gridCol w:w="2714"/>
        <w:gridCol w:w="1701"/>
        <w:gridCol w:w="1561"/>
        <w:gridCol w:w="425"/>
        <w:gridCol w:w="1997"/>
      </w:tblGrid>
      <w:tr w:rsidR="00F806C4" w14:paraId="0E273500" w14:textId="77777777">
        <w:trPr>
          <w:trHeight w:val="206"/>
        </w:trPr>
        <w:tc>
          <w:tcPr>
            <w:tcW w:w="10075" w:type="dxa"/>
            <w:gridSpan w:val="6"/>
            <w:tcBorders>
              <w:top w:val="single" w:sz="4" w:space="0" w:color="000000"/>
              <w:left w:val="single" w:sz="4" w:space="0" w:color="000000"/>
              <w:bottom w:val="single" w:sz="4" w:space="0" w:color="000000"/>
              <w:right w:val="single" w:sz="4" w:space="0" w:color="000000"/>
            </w:tcBorders>
          </w:tcPr>
          <w:p w14:paraId="0D1588A1" w14:textId="77777777" w:rsidR="00F806C4" w:rsidRDefault="00DA3EC3">
            <w:pPr>
              <w:pStyle w:val="TableParagraph"/>
              <w:spacing w:line="186" w:lineRule="exact"/>
              <w:ind w:left="107"/>
              <w:rPr>
                <w:rFonts w:ascii="Arial" w:hAnsi="Arial"/>
                <w:b/>
                <w:sz w:val="18"/>
              </w:rPr>
            </w:pPr>
            <w:r>
              <w:rPr>
                <w:rFonts w:ascii="Arial" w:hAnsi="Arial"/>
                <w:b/>
                <w:spacing w:val="-2"/>
                <w:sz w:val="18"/>
              </w:rPr>
              <w:t>PAGARÉ</w:t>
            </w:r>
          </w:p>
        </w:tc>
      </w:tr>
      <w:tr w:rsidR="00F806C4" w14:paraId="11A63C92" w14:textId="77777777">
        <w:trPr>
          <w:trHeight w:val="206"/>
        </w:trPr>
        <w:tc>
          <w:tcPr>
            <w:tcW w:w="4391" w:type="dxa"/>
            <w:gridSpan w:val="2"/>
            <w:tcBorders>
              <w:top w:val="single" w:sz="4" w:space="0" w:color="000000"/>
              <w:left w:val="single" w:sz="4" w:space="0" w:color="000000"/>
              <w:bottom w:val="single" w:sz="4" w:space="0" w:color="000000"/>
              <w:right w:val="single" w:sz="4" w:space="0" w:color="000000"/>
            </w:tcBorders>
          </w:tcPr>
          <w:p w14:paraId="1128F06F" w14:textId="77777777" w:rsidR="00F806C4" w:rsidRDefault="00DA3EC3">
            <w:pPr>
              <w:pStyle w:val="TableParagraph"/>
              <w:spacing w:line="187" w:lineRule="exact"/>
              <w:ind w:right="94"/>
              <w:jc w:val="right"/>
              <w:rPr>
                <w:rFonts w:ascii="Arial" w:hAnsi="Arial"/>
                <w:b/>
                <w:sz w:val="18"/>
              </w:rPr>
            </w:pPr>
            <w:r>
              <w:rPr>
                <w:rFonts w:ascii="Arial" w:hAnsi="Arial"/>
                <w:b/>
                <w:sz w:val="18"/>
              </w:rPr>
              <w:t>Bueno</w:t>
            </w:r>
            <w:r>
              <w:rPr>
                <w:rFonts w:ascii="Arial" w:hAnsi="Arial"/>
                <w:b/>
                <w:spacing w:val="-9"/>
                <w:sz w:val="18"/>
              </w:rPr>
              <w:t xml:space="preserve"> </w:t>
            </w:r>
            <w:r>
              <w:rPr>
                <w:rFonts w:ascii="Arial" w:hAnsi="Arial"/>
                <w:b/>
                <w:spacing w:val="-4"/>
                <w:sz w:val="18"/>
              </w:rPr>
              <w:t>por:</w:t>
            </w:r>
          </w:p>
        </w:tc>
        <w:tc>
          <w:tcPr>
            <w:tcW w:w="5684" w:type="dxa"/>
            <w:gridSpan w:val="4"/>
            <w:tcBorders>
              <w:top w:val="single" w:sz="4" w:space="0" w:color="000000"/>
              <w:left w:val="single" w:sz="4" w:space="0" w:color="000000"/>
              <w:bottom w:val="single" w:sz="4" w:space="0" w:color="000000"/>
              <w:right w:val="single" w:sz="4" w:space="0" w:color="000000"/>
            </w:tcBorders>
          </w:tcPr>
          <w:p w14:paraId="6A9C84F9" w14:textId="77777777" w:rsidR="00F806C4" w:rsidRDefault="00DA3EC3">
            <w:pPr>
              <w:pStyle w:val="TableParagraph"/>
              <w:spacing w:line="187" w:lineRule="exact"/>
              <w:ind w:left="107"/>
              <w:rPr>
                <w:sz w:val="18"/>
              </w:rPr>
            </w:pPr>
            <w:r>
              <w:rPr>
                <w:sz w:val="18"/>
              </w:rPr>
              <w:t>$</w:t>
            </w:r>
            <w:r>
              <w:rPr>
                <w:spacing w:val="-5"/>
                <w:sz w:val="18"/>
              </w:rPr>
              <w:t xml:space="preserve"> 1</w:t>
            </w:r>
            <w:r>
              <w:rPr>
                <w:sz w:val="18"/>
              </w:rPr>
              <w:t>,000.00</w:t>
            </w:r>
            <w:r>
              <w:rPr>
                <w:spacing w:val="-6"/>
                <w:sz w:val="18"/>
              </w:rPr>
              <w:t xml:space="preserve"> </w:t>
            </w:r>
            <w:r>
              <w:rPr>
                <w:sz w:val="18"/>
              </w:rPr>
              <w:t>(Un</w:t>
            </w:r>
            <w:r>
              <w:rPr>
                <w:spacing w:val="-6"/>
                <w:sz w:val="18"/>
              </w:rPr>
              <w:t xml:space="preserve"> </w:t>
            </w:r>
            <w:r>
              <w:rPr>
                <w:sz w:val="18"/>
              </w:rPr>
              <w:t>mil</w:t>
            </w:r>
            <w:r>
              <w:rPr>
                <w:spacing w:val="-4"/>
                <w:sz w:val="18"/>
              </w:rPr>
              <w:t xml:space="preserve"> </w:t>
            </w:r>
            <w:r>
              <w:rPr>
                <w:spacing w:val="-3"/>
                <w:sz w:val="18"/>
              </w:rPr>
              <w:t xml:space="preserve"> </w:t>
            </w:r>
            <w:r>
              <w:rPr>
                <w:sz w:val="18"/>
              </w:rPr>
              <w:t>pesos</w:t>
            </w:r>
            <w:r>
              <w:rPr>
                <w:spacing w:val="-4"/>
                <w:sz w:val="18"/>
              </w:rPr>
              <w:t xml:space="preserve"> </w:t>
            </w:r>
            <w:r>
              <w:rPr>
                <w:sz w:val="18"/>
              </w:rPr>
              <w:t>00/100</w:t>
            </w:r>
            <w:r>
              <w:rPr>
                <w:spacing w:val="-4"/>
                <w:sz w:val="18"/>
              </w:rPr>
              <w:t xml:space="preserve"> M.N.</w:t>
            </w:r>
          </w:p>
        </w:tc>
      </w:tr>
      <w:tr w:rsidR="00F806C4" w14:paraId="73738E5F" w14:textId="77777777">
        <w:trPr>
          <w:trHeight w:val="208"/>
        </w:trPr>
        <w:tc>
          <w:tcPr>
            <w:tcW w:w="10075" w:type="dxa"/>
            <w:gridSpan w:val="6"/>
            <w:tcBorders>
              <w:top w:val="single" w:sz="4" w:space="0" w:color="000000"/>
              <w:left w:val="single" w:sz="4" w:space="0" w:color="000000"/>
              <w:bottom w:val="single" w:sz="4" w:space="0" w:color="000000"/>
              <w:right w:val="single" w:sz="4" w:space="0" w:color="000000"/>
            </w:tcBorders>
          </w:tcPr>
          <w:p w14:paraId="316E6709" w14:textId="77777777" w:rsidR="00F806C4" w:rsidRDefault="00DA3EC3">
            <w:pPr>
              <w:pStyle w:val="TableParagraph"/>
              <w:spacing w:line="188" w:lineRule="exact"/>
              <w:ind w:left="5034"/>
              <w:rPr>
                <w:rFonts w:ascii="Arial" w:hAnsi="Arial"/>
                <w:b/>
                <w:sz w:val="18"/>
              </w:rPr>
            </w:pPr>
            <w:r>
              <w:rPr>
                <w:sz w:val="18"/>
              </w:rPr>
              <w:t>Ciudad</w:t>
            </w:r>
            <w:r>
              <w:rPr>
                <w:spacing w:val="-5"/>
                <w:sz w:val="18"/>
              </w:rPr>
              <w:t xml:space="preserve"> </w:t>
            </w:r>
            <w:r>
              <w:rPr>
                <w:sz w:val="18"/>
              </w:rPr>
              <w:t>de</w:t>
            </w:r>
            <w:r>
              <w:rPr>
                <w:spacing w:val="-4"/>
                <w:sz w:val="18"/>
              </w:rPr>
              <w:t xml:space="preserve"> </w:t>
            </w:r>
            <w:r>
              <w:rPr>
                <w:sz w:val="18"/>
              </w:rPr>
              <w:t>Durango,</w:t>
            </w:r>
            <w:r>
              <w:rPr>
                <w:spacing w:val="-4"/>
                <w:sz w:val="18"/>
              </w:rPr>
              <w:t xml:space="preserve"> </w:t>
            </w:r>
            <w:proofErr w:type="spellStart"/>
            <w:r>
              <w:rPr>
                <w:sz w:val="18"/>
              </w:rPr>
              <w:t>Dgo</w:t>
            </w:r>
            <w:proofErr w:type="spellEnd"/>
            <w:r>
              <w:rPr>
                <w:sz w:val="18"/>
              </w:rPr>
              <w:t>.</w:t>
            </w:r>
            <w:r>
              <w:rPr>
                <w:spacing w:val="-4"/>
                <w:sz w:val="18"/>
              </w:rPr>
              <w:t xml:space="preserve"> </w:t>
            </w:r>
            <w:r>
              <w:rPr>
                <w:sz w:val="18"/>
              </w:rPr>
              <w:t>A</w:t>
            </w:r>
            <w:r>
              <w:rPr>
                <w:spacing w:val="46"/>
                <w:sz w:val="18"/>
              </w:rPr>
              <w:t xml:space="preserve"> </w:t>
            </w:r>
            <w:r>
              <w:rPr>
                <w:rFonts w:ascii="Arial" w:hAnsi="Arial"/>
                <w:b/>
                <w:spacing w:val="-2"/>
                <w:sz w:val="18"/>
              </w:rPr>
              <w:t>25/10/2025</w:t>
            </w:r>
          </w:p>
        </w:tc>
      </w:tr>
      <w:tr w:rsidR="00F806C4" w14:paraId="576F6791" w14:textId="77777777">
        <w:trPr>
          <w:trHeight w:val="827"/>
        </w:trPr>
        <w:tc>
          <w:tcPr>
            <w:tcW w:w="10075" w:type="dxa"/>
            <w:gridSpan w:val="6"/>
            <w:tcBorders>
              <w:top w:val="single" w:sz="4" w:space="0" w:color="000000"/>
              <w:left w:val="single" w:sz="4" w:space="0" w:color="000000"/>
              <w:bottom w:val="single" w:sz="4" w:space="0" w:color="000000"/>
              <w:right w:val="single" w:sz="4" w:space="0" w:color="000000"/>
            </w:tcBorders>
          </w:tcPr>
          <w:p w14:paraId="3329C501" w14:textId="77777777" w:rsidR="00F806C4" w:rsidRDefault="00DA3EC3">
            <w:pPr>
              <w:pStyle w:val="TableParagraph"/>
              <w:ind w:left="107"/>
              <w:rPr>
                <w:sz w:val="18"/>
              </w:rPr>
            </w:pPr>
            <w:r>
              <w:rPr>
                <w:sz w:val="18"/>
              </w:rPr>
              <w:t xml:space="preserve">Por el presente pagaré reconozco deber y me obligo a pagar incondicionalmente en esta Ciudad a </w:t>
            </w:r>
            <w:proofErr w:type="spellStart"/>
            <w:r>
              <w:rPr>
                <w:sz w:val="18"/>
              </w:rPr>
              <w:t>Noe</w:t>
            </w:r>
            <w:proofErr w:type="spellEnd"/>
            <w:r>
              <w:rPr>
                <w:sz w:val="18"/>
              </w:rPr>
              <w:t xml:space="preserve"> Lara Ontiveros</w:t>
            </w:r>
            <w:r>
              <w:rPr>
                <w:spacing w:val="-2"/>
                <w:sz w:val="18"/>
              </w:rPr>
              <w:t xml:space="preserve"> </w:t>
            </w:r>
            <w:r>
              <w:rPr>
                <w:sz w:val="18"/>
              </w:rPr>
              <w:t>la</w:t>
            </w:r>
            <w:r>
              <w:rPr>
                <w:spacing w:val="-4"/>
                <w:sz w:val="18"/>
              </w:rPr>
              <w:t xml:space="preserve"> </w:t>
            </w:r>
            <w:r>
              <w:rPr>
                <w:sz w:val="18"/>
              </w:rPr>
              <w:t>cantidad</w:t>
            </w:r>
            <w:r>
              <w:rPr>
                <w:spacing w:val="-2"/>
                <w:sz w:val="18"/>
              </w:rPr>
              <w:t xml:space="preserve"> </w:t>
            </w:r>
            <w:r>
              <w:rPr>
                <w:sz w:val="18"/>
              </w:rPr>
              <w:t>de</w:t>
            </w:r>
            <w:r>
              <w:rPr>
                <w:spacing w:val="-1"/>
                <w:sz w:val="18"/>
              </w:rPr>
              <w:t xml:space="preserve"> </w:t>
            </w:r>
            <w:r>
              <w:rPr>
                <w:rFonts w:ascii="Arial" w:hAnsi="Arial"/>
                <w:b/>
                <w:sz w:val="18"/>
              </w:rPr>
              <w:t>$1,000.00</w:t>
            </w:r>
            <w:r>
              <w:rPr>
                <w:rFonts w:ascii="Arial" w:hAnsi="Arial"/>
                <w:b/>
                <w:spacing w:val="-2"/>
                <w:sz w:val="18"/>
              </w:rPr>
              <w:t xml:space="preserve"> </w:t>
            </w:r>
            <w:r>
              <w:rPr>
                <w:rFonts w:ascii="Arial" w:hAnsi="Arial"/>
                <w:b/>
                <w:sz w:val="18"/>
              </w:rPr>
              <w:t>(Un</w:t>
            </w:r>
            <w:r>
              <w:rPr>
                <w:rFonts w:ascii="Arial" w:hAnsi="Arial"/>
                <w:b/>
                <w:spacing w:val="-2"/>
                <w:sz w:val="18"/>
              </w:rPr>
              <w:t xml:space="preserve"> </w:t>
            </w:r>
            <w:r>
              <w:rPr>
                <w:rFonts w:ascii="Arial" w:hAnsi="Arial"/>
                <w:b/>
                <w:sz w:val="18"/>
              </w:rPr>
              <w:t>mil</w:t>
            </w:r>
            <w:r>
              <w:rPr>
                <w:rFonts w:ascii="Arial" w:hAnsi="Arial"/>
                <w:b/>
                <w:spacing w:val="-2"/>
                <w:sz w:val="18"/>
              </w:rPr>
              <w:t xml:space="preserve"> </w:t>
            </w:r>
            <w:r>
              <w:rPr>
                <w:rFonts w:ascii="Arial" w:hAnsi="Arial"/>
                <w:b/>
                <w:sz w:val="18"/>
              </w:rPr>
              <w:t>pesos</w:t>
            </w:r>
            <w:r>
              <w:rPr>
                <w:rFonts w:ascii="Arial" w:hAnsi="Arial"/>
                <w:b/>
                <w:spacing w:val="-2"/>
                <w:sz w:val="18"/>
              </w:rPr>
              <w:t xml:space="preserve"> </w:t>
            </w:r>
            <w:r>
              <w:rPr>
                <w:rFonts w:ascii="Arial" w:hAnsi="Arial"/>
                <w:b/>
                <w:sz w:val="18"/>
              </w:rPr>
              <w:t>00/100</w:t>
            </w:r>
            <w:r>
              <w:rPr>
                <w:rFonts w:ascii="Arial" w:hAnsi="Arial"/>
                <w:b/>
                <w:spacing w:val="-2"/>
                <w:sz w:val="18"/>
              </w:rPr>
              <w:t xml:space="preserve"> </w:t>
            </w:r>
            <w:r>
              <w:rPr>
                <w:rFonts w:ascii="Arial" w:hAnsi="Arial"/>
                <w:b/>
                <w:sz w:val="18"/>
              </w:rPr>
              <w:t xml:space="preserve">M.N.) </w:t>
            </w:r>
            <w:r>
              <w:rPr>
                <w:sz w:val="18"/>
              </w:rPr>
              <w:t>por</w:t>
            </w:r>
            <w:r>
              <w:rPr>
                <w:spacing w:val="-4"/>
                <w:sz w:val="18"/>
              </w:rPr>
              <w:t xml:space="preserve"> </w:t>
            </w:r>
            <w:r>
              <w:rPr>
                <w:sz w:val="18"/>
              </w:rPr>
              <w:t>los</w:t>
            </w:r>
            <w:r>
              <w:rPr>
                <w:spacing w:val="-4"/>
                <w:sz w:val="18"/>
              </w:rPr>
              <w:t xml:space="preserve"> </w:t>
            </w:r>
            <w:r>
              <w:rPr>
                <w:sz w:val="18"/>
              </w:rPr>
              <w:t>equipos</w:t>
            </w:r>
            <w:r>
              <w:rPr>
                <w:spacing w:val="-1"/>
                <w:sz w:val="18"/>
              </w:rPr>
              <w:t xml:space="preserve"> </w:t>
            </w:r>
            <w:r>
              <w:rPr>
                <w:sz w:val="18"/>
              </w:rPr>
              <w:t>que</w:t>
            </w:r>
            <w:r>
              <w:rPr>
                <w:spacing w:val="-4"/>
                <w:sz w:val="18"/>
              </w:rPr>
              <w:t xml:space="preserve"> </w:t>
            </w:r>
            <w:r>
              <w:rPr>
                <w:sz w:val="18"/>
              </w:rPr>
              <w:t>se</w:t>
            </w:r>
            <w:r>
              <w:rPr>
                <w:spacing w:val="-2"/>
                <w:sz w:val="18"/>
              </w:rPr>
              <w:t xml:space="preserve"> </w:t>
            </w:r>
            <w:r>
              <w:rPr>
                <w:sz w:val="18"/>
              </w:rPr>
              <w:t>hayan</w:t>
            </w:r>
            <w:r>
              <w:rPr>
                <w:spacing w:val="-2"/>
                <w:sz w:val="18"/>
              </w:rPr>
              <w:t xml:space="preserve"> </w:t>
            </w:r>
            <w:r>
              <w:rPr>
                <w:sz w:val="18"/>
              </w:rPr>
              <w:t>entregado</w:t>
            </w:r>
            <w:r>
              <w:rPr>
                <w:spacing w:val="-2"/>
                <w:sz w:val="18"/>
              </w:rPr>
              <w:t xml:space="preserve"> </w:t>
            </w:r>
            <w:r>
              <w:rPr>
                <w:sz w:val="18"/>
              </w:rPr>
              <w:t>y</w:t>
            </w:r>
            <w:r>
              <w:rPr>
                <w:spacing w:val="-6"/>
                <w:sz w:val="18"/>
              </w:rPr>
              <w:t xml:space="preserve"> </w:t>
            </w:r>
            <w:r>
              <w:rPr>
                <w:sz w:val="18"/>
              </w:rPr>
              <w:t>no hayan sido devueltos o hayan sido dañados por el suscriptor, una vez terminada la relación contractual del presente</w:t>
            </w:r>
          </w:p>
          <w:p w14:paraId="64777FD1" w14:textId="77777777" w:rsidR="00F806C4" w:rsidRDefault="00DA3EC3">
            <w:pPr>
              <w:pStyle w:val="TableParagraph"/>
              <w:spacing w:line="188" w:lineRule="exact"/>
              <w:ind w:left="107"/>
              <w:rPr>
                <w:rFonts w:ascii="Arial" w:hAnsi="Arial"/>
                <w:b/>
                <w:sz w:val="18"/>
              </w:rPr>
            </w:pPr>
            <w:r>
              <w:rPr>
                <w:sz w:val="18"/>
              </w:rPr>
              <w:t>contrato</w:t>
            </w:r>
            <w:r>
              <w:rPr>
                <w:spacing w:val="-3"/>
                <w:sz w:val="18"/>
              </w:rPr>
              <w:t xml:space="preserve"> </w:t>
            </w:r>
            <w:r>
              <w:rPr>
                <w:sz w:val="18"/>
              </w:rPr>
              <w:t>que</w:t>
            </w:r>
            <w:r>
              <w:rPr>
                <w:spacing w:val="-2"/>
                <w:sz w:val="18"/>
              </w:rPr>
              <w:t xml:space="preserve"> </w:t>
            </w:r>
            <w:r>
              <w:rPr>
                <w:sz w:val="18"/>
              </w:rPr>
              <w:t>fue</w:t>
            </w:r>
            <w:r>
              <w:rPr>
                <w:spacing w:val="-5"/>
                <w:sz w:val="18"/>
              </w:rPr>
              <w:t xml:space="preserve"> </w:t>
            </w:r>
            <w:r>
              <w:rPr>
                <w:sz w:val="18"/>
              </w:rPr>
              <w:t>celebrada</w:t>
            </w:r>
            <w:r>
              <w:rPr>
                <w:spacing w:val="-2"/>
                <w:sz w:val="18"/>
              </w:rPr>
              <w:t xml:space="preserve"> </w:t>
            </w:r>
            <w:r>
              <w:rPr>
                <w:sz w:val="18"/>
              </w:rPr>
              <w:t>con</w:t>
            </w:r>
            <w:r>
              <w:rPr>
                <w:spacing w:val="-3"/>
                <w:sz w:val="18"/>
              </w:rPr>
              <w:t xml:space="preserve"> </w:t>
            </w:r>
            <w:r>
              <w:rPr>
                <w:sz w:val="18"/>
              </w:rPr>
              <w:t xml:space="preserve">fecha: </w:t>
            </w:r>
            <w:r>
              <w:rPr>
                <w:rFonts w:ascii="Arial" w:hAnsi="Arial"/>
                <w:b/>
                <w:spacing w:val="-2"/>
                <w:sz w:val="18"/>
              </w:rPr>
              <w:t>25/10/2025</w:t>
            </w:r>
          </w:p>
        </w:tc>
      </w:tr>
      <w:tr w:rsidR="00F806C4" w14:paraId="56A70293" w14:textId="77777777">
        <w:trPr>
          <w:trHeight w:val="205"/>
        </w:trPr>
        <w:tc>
          <w:tcPr>
            <w:tcW w:w="10075" w:type="dxa"/>
            <w:gridSpan w:val="6"/>
            <w:tcBorders>
              <w:top w:val="single" w:sz="4" w:space="0" w:color="000000"/>
              <w:left w:val="single" w:sz="4" w:space="0" w:color="000000"/>
              <w:bottom w:val="single" w:sz="4" w:space="0" w:color="000000"/>
              <w:right w:val="single" w:sz="4" w:space="0" w:color="000000"/>
            </w:tcBorders>
          </w:tcPr>
          <w:p w14:paraId="67E4FC11" w14:textId="77777777" w:rsidR="00F806C4" w:rsidRDefault="00F806C4">
            <w:pPr>
              <w:pStyle w:val="TableParagraph"/>
              <w:rPr>
                <w:rFonts w:ascii="Times New Roman" w:hAnsi="Times New Roman"/>
                <w:sz w:val="14"/>
              </w:rPr>
            </w:pPr>
          </w:p>
        </w:tc>
      </w:tr>
      <w:tr w:rsidR="00F806C4" w14:paraId="775AEFD9" w14:textId="77777777">
        <w:trPr>
          <w:trHeight w:val="208"/>
        </w:trPr>
        <w:tc>
          <w:tcPr>
            <w:tcW w:w="10075" w:type="dxa"/>
            <w:gridSpan w:val="6"/>
            <w:tcBorders>
              <w:top w:val="single" w:sz="4" w:space="0" w:color="000000"/>
              <w:left w:val="single" w:sz="4" w:space="0" w:color="000000"/>
              <w:bottom w:val="single" w:sz="4" w:space="0" w:color="000000"/>
              <w:right w:val="single" w:sz="4" w:space="0" w:color="000000"/>
            </w:tcBorders>
          </w:tcPr>
          <w:p w14:paraId="601A988B" w14:textId="77777777" w:rsidR="00F806C4" w:rsidRDefault="00DA3EC3">
            <w:pPr>
              <w:pStyle w:val="TableParagraph"/>
              <w:spacing w:line="188" w:lineRule="exact"/>
              <w:ind w:left="107"/>
              <w:rPr>
                <w:sz w:val="18"/>
              </w:rPr>
            </w:pPr>
            <w:r>
              <w:rPr>
                <w:sz w:val="18"/>
              </w:rPr>
              <w:t>(Este</w:t>
            </w:r>
            <w:r>
              <w:rPr>
                <w:spacing w:val="-5"/>
                <w:sz w:val="18"/>
              </w:rPr>
              <w:t xml:space="preserve"> </w:t>
            </w:r>
            <w:r>
              <w:rPr>
                <w:sz w:val="18"/>
              </w:rPr>
              <w:t>pagaré</w:t>
            </w:r>
            <w:r>
              <w:rPr>
                <w:spacing w:val="-2"/>
                <w:sz w:val="18"/>
              </w:rPr>
              <w:t xml:space="preserve"> </w:t>
            </w:r>
            <w:r>
              <w:rPr>
                <w:sz w:val="18"/>
              </w:rPr>
              <w:t>no</w:t>
            </w:r>
            <w:r>
              <w:rPr>
                <w:spacing w:val="-4"/>
                <w:sz w:val="18"/>
              </w:rPr>
              <w:t xml:space="preserve"> </w:t>
            </w:r>
            <w:r>
              <w:rPr>
                <w:sz w:val="18"/>
              </w:rPr>
              <w:t>podrá</w:t>
            </w:r>
            <w:r>
              <w:rPr>
                <w:spacing w:val="-2"/>
                <w:sz w:val="18"/>
              </w:rPr>
              <w:t xml:space="preserve"> </w:t>
            </w:r>
            <w:r>
              <w:rPr>
                <w:sz w:val="18"/>
              </w:rPr>
              <w:t>cobrarse</w:t>
            </w:r>
            <w:r>
              <w:rPr>
                <w:spacing w:val="-2"/>
                <w:sz w:val="18"/>
              </w:rPr>
              <w:t xml:space="preserve"> </w:t>
            </w:r>
            <w:r>
              <w:rPr>
                <w:sz w:val="18"/>
              </w:rPr>
              <w:t>de</w:t>
            </w:r>
            <w:r>
              <w:rPr>
                <w:spacing w:val="-4"/>
                <w:sz w:val="18"/>
              </w:rPr>
              <w:t xml:space="preserve"> </w:t>
            </w:r>
            <w:r>
              <w:rPr>
                <w:sz w:val="18"/>
              </w:rPr>
              <w:t>manera</w:t>
            </w:r>
            <w:r>
              <w:rPr>
                <w:spacing w:val="-2"/>
                <w:sz w:val="18"/>
              </w:rPr>
              <w:t xml:space="preserve"> </w:t>
            </w:r>
            <w:r>
              <w:rPr>
                <w:sz w:val="18"/>
              </w:rPr>
              <w:t>autónoma</w:t>
            </w:r>
            <w:r>
              <w:rPr>
                <w:spacing w:val="-4"/>
                <w:sz w:val="18"/>
              </w:rPr>
              <w:t xml:space="preserve"> </w:t>
            </w:r>
            <w:r>
              <w:rPr>
                <w:sz w:val="18"/>
              </w:rPr>
              <w:t>a</w:t>
            </w:r>
            <w:r>
              <w:rPr>
                <w:spacing w:val="-3"/>
                <w:sz w:val="18"/>
              </w:rPr>
              <w:t xml:space="preserve"> </w:t>
            </w:r>
            <w:r>
              <w:rPr>
                <w:sz w:val="18"/>
              </w:rPr>
              <w:t>las</w:t>
            </w:r>
            <w:r>
              <w:rPr>
                <w:spacing w:val="-3"/>
                <w:sz w:val="18"/>
              </w:rPr>
              <w:t xml:space="preserve"> </w:t>
            </w:r>
            <w:r>
              <w:rPr>
                <w:sz w:val="18"/>
              </w:rPr>
              <w:t>establecidas</w:t>
            </w:r>
            <w:r>
              <w:rPr>
                <w:spacing w:val="-1"/>
                <w:sz w:val="18"/>
              </w:rPr>
              <w:t xml:space="preserve"> </w:t>
            </w:r>
            <w:r>
              <w:rPr>
                <w:sz w:val="18"/>
              </w:rPr>
              <w:t>en</w:t>
            </w:r>
            <w:r>
              <w:rPr>
                <w:spacing w:val="-4"/>
                <w:sz w:val="18"/>
              </w:rPr>
              <w:t xml:space="preserve"> </w:t>
            </w:r>
            <w:r>
              <w:rPr>
                <w:sz w:val="18"/>
              </w:rPr>
              <w:t>el</w:t>
            </w:r>
            <w:r>
              <w:rPr>
                <w:spacing w:val="-4"/>
                <w:sz w:val="18"/>
              </w:rPr>
              <w:t xml:space="preserve"> </w:t>
            </w:r>
            <w:r>
              <w:rPr>
                <w:sz w:val="18"/>
              </w:rPr>
              <w:t>presente</w:t>
            </w:r>
            <w:r>
              <w:rPr>
                <w:spacing w:val="-2"/>
                <w:sz w:val="18"/>
              </w:rPr>
              <w:t xml:space="preserve"> </w:t>
            </w:r>
            <w:r>
              <w:rPr>
                <w:sz w:val="18"/>
              </w:rPr>
              <w:t>contrato</w:t>
            </w:r>
            <w:r>
              <w:rPr>
                <w:spacing w:val="-2"/>
                <w:sz w:val="18"/>
              </w:rPr>
              <w:t xml:space="preserve"> </w:t>
            </w:r>
            <w:r>
              <w:rPr>
                <w:sz w:val="18"/>
              </w:rPr>
              <w:t>de</w:t>
            </w:r>
            <w:r>
              <w:rPr>
                <w:spacing w:val="-2"/>
                <w:sz w:val="18"/>
              </w:rPr>
              <w:t xml:space="preserve"> adhesión).</w:t>
            </w:r>
          </w:p>
        </w:tc>
      </w:tr>
      <w:tr w:rsidR="00F806C4" w14:paraId="65596C96" w14:textId="77777777">
        <w:trPr>
          <w:trHeight w:val="205"/>
        </w:trPr>
        <w:tc>
          <w:tcPr>
            <w:tcW w:w="10075" w:type="dxa"/>
            <w:gridSpan w:val="6"/>
            <w:tcBorders>
              <w:top w:val="single" w:sz="4" w:space="0" w:color="000000"/>
              <w:left w:val="single" w:sz="4" w:space="0" w:color="000000"/>
              <w:bottom w:val="single" w:sz="4" w:space="0" w:color="000000"/>
              <w:right w:val="single" w:sz="4" w:space="0" w:color="000000"/>
            </w:tcBorders>
          </w:tcPr>
          <w:p w14:paraId="76B0527D" w14:textId="77777777" w:rsidR="00F806C4" w:rsidRDefault="00F806C4">
            <w:pPr>
              <w:pStyle w:val="TableParagraph"/>
              <w:rPr>
                <w:rFonts w:ascii="Times New Roman" w:hAnsi="Times New Roman"/>
                <w:sz w:val="14"/>
              </w:rPr>
            </w:pPr>
          </w:p>
        </w:tc>
      </w:tr>
      <w:tr w:rsidR="00F806C4" w14:paraId="5E6C45D5" w14:textId="77777777">
        <w:trPr>
          <w:trHeight w:val="208"/>
        </w:trPr>
        <w:tc>
          <w:tcPr>
            <w:tcW w:w="1677" w:type="dxa"/>
            <w:tcBorders>
              <w:top w:val="single" w:sz="4" w:space="0" w:color="000000"/>
              <w:left w:val="single" w:sz="4" w:space="0" w:color="000000"/>
              <w:bottom w:val="single" w:sz="4" w:space="0" w:color="000000"/>
              <w:right w:val="single" w:sz="4" w:space="0" w:color="000000"/>
            </w:tcBorders>
          </w:tcPr>
          <w:p w14:paraId="32A794FA" w14:textId="77777777" w:rsidR="00F806C4" w:rsidRDefault="00DA3EC3">
            <w:pPr>
              <w:pStyle w:val="TableParagraph"/>
              <w:spacing w:line="188" w:lineRule="exact"/>
              <w:ind w:left="107"/>
              <w:rPr>
                <w:rFonts w:ascii="Arial" w:hAnsi="Arial"/>
                <w:b/>
                <w:sz w:val="18"/>
              </w:rPr>
            </w:pPr>
            <w:r>
              <w:rPr>
                <w:rFonts w:ascii="Arial" w:hAnsi="Arial"/>
                <w:b/>
                <w:spacing w:val="-2"/>
                <w:sz w:val="18"/>
              </w:rPr>
              <w:t>Nombre:</w:t>
            </w:r>
          </w:p>
        </w:tc>
        <w:tc>
          <w:tcPr>
            <w:tcW w:w="8398" w:type="dxa"/>
            <w:gridSpan w:val="5"/>
            <w:tcBorders>
              <w:top w:val="single" w:sz="4" w:space="0" w:color="000000"/>
              <w:left w:val="single" w:sz="4" w:space="0" w:color="000000"/>
              <w:bottom w:val="single" w:sz="4" w:space="0" w:color="000000"/>
              <w:right w:val="single" w:sz="4" w:space="0" w:color="000000"/>
            </w:tcBorders>
          </w:tcPr>
          <w:p w14:paraId="620B1688" w14:textId="77777777" w:rsidR="00F806C4" w:rsidRDefault="00F806C4">
            <w:pPr>
              <w:pStyle w:val="TableParagraph"/>
              <w:rPr>
                <w:rFonts w:ascii="Times New Roman" w:hAnsi="Times New Roman"/>
                <w:sz w:val="14"/>
              </w:rPr>
            </w:pPr>
          </w:p>
        </w:tc>
      </w:tr>
      <w:tr w:rsidR="00F806C4" w14:paraId="080533F9" w14:textId="77777777">
        <w:trPr>
          <w:trHeight w:val="206"/>
        </w:trPr>
        <w:tc>
          <w:tcPr>
            <w:tcW w:w="1677" w:type="dxa"/>
            <w:tcBorders>
              <w:top w:val="single" w:sz="4" w:space="0" w:color="000000"/>
              <w:left w:val="single" w:sz="4" w:space="0" w:color="000000"/>
              <w:bottom w:val="single" w:sz="4" w:space="0" w:color="000000"/>
              <w:right w:val="single" w:sz="4" w:space="0" w:color="000000"/>
            </w:tcBorders>
          </w:tcPr>
          <w:p w14:paraId="7ABFE1D4" w14:textId="77777777" w:rsidR="00F806C4" w:rsidRDefault="00DA3EC3">
            <w:pPr>
              <w:pStyle w:val="TableParagraph"/>
              <w:spacing w:line="186" w:lineRule="exact"/>
              <w:ind w:left="107"/>
              <w:rPr>
                <w:rFonts w:ascii="Arial" w:hAnsi="Arial"/>
                <w:b/>
                <w:sz w:val="18"/>
              </w:rPr>
            </w:pPr>
            <w:r>
              <w:rPr>
                <w:rFonts w:ascii="Arial" w:hAnsi="Arial"/>
                <w:b/>
                <w:spacing w:val="-2"/>
                <w:sz w:val="18"/>
              </w:rPr>
              <w:t>Domicilio:</w:t>
            </w:r>
          </w:p>
        </w:tc>
        <w:tc>
          <w:tcPr>
            <w:tcW w:w="8398" w:type="dxa"/>
            <w:gridSpan w:val="5"/>
            <w:tcBorders>
              <w:top w:val="single" w:sz="4" w:space="0" w:color="000000"/>
              <w:left w:val="single" w:sz="4" w:space="0" w:color="000000"/>
              <w:bottom w:val="single" w:sz="4" w:space="0" w:color="000000"/>
              <w:right w:val="single" w:sz="4" w:space="0" w:color="000000"/>
            </w:tcBorders>
          </w:tcPr>
          <w:p w14:paraId="2E477FF9" w14:textId="77777777" w:rsidR="00F806C4" w:rsidRDefault="00F806C4">
            <w:pPr>
              <w:pStyle w:val="TableParagraph"/>
              <w:rPr>
                <w:rFonts w:ascii="Times New Roman" w:hAnsi="Times New Roman"/>
                <w:sz w:val="14"/>
              </w:rPr>
            </w:pPr>
          </w:p>
        </w:tc>
      </w:tr>
      <w:tr w:rsidR="00F806C4" w14:paraId="5C87A8B4" w14:textId="77777777">
        <w:trPr>
          <w:trHeight w:val="950"/>
        </w:trPr>
        <w:tc>
          <w:tcPr>
            <w:tcW w:w="1677" w:type="dxa"/>
            <w:tcBorders>
              <w:top w:val="single" w:sz="4" w:space="0" w:color="000000"/>
              <w:left w:val="single" w:sz="4" w:space="0" w:color="000000"/>
              <w:bottom w:val="single" w:sz="4" w:space="0" w:color="000000"/>
              <w:right w:val="single" w:sz="4" w:space="0" w:color="000000"/>
            </w:tcBorders>
          </w:tcPr>
          <w:p w14:paraId="4AA799FE" w14:textId="77777777" w:rsidR="00F806C4" w:rsidRDefault="00DA3EC3">
            <w:pPr>
              <w:pStyle w:val="TableParagraph"/>
              <w:spacing w:before="200"/>
              <w:ind w:left="107"/>
              <w:rPr>
                <w:rFonts w:ascii="Arial" w:hAnsi="Arial"/>
                <w:b/>
                <w:sz w:val="18"/>
              </w:rPr>
            </w:pPr>
            <w:r>
              <w:rPr>
                <w:rFonts w:ascii="Arial" w:hAnsi="Arial"/>
                <w:b/>
                <w:spacing w:val="-2"/>
                <w:sz w:val="18"/>
              </w:rPr>
              <w:t>Firma:</w:t>
            </w:r>
          </w:p>
        </w:tc>
        <w:tc>
          <w:tcPr>
            <w:tcW w:w="2714" w:type="dxa"/>
            <w:tcBorders>
              <w:top w:val="single" w:sz="4" w:space="0" w:color="000000"/>
              <w:left w:val="single" w:sz="4" w:space="0" w:color="000000"/>
              <w:bottom w:val="single" w:sz="4" w:space="0" w:color="000000"/>
              <w:right w:val="single" w:sz="4" w:space="0" w:color="000000"/>
            </w:tcBorders>
          </w:tcPr>
          <w:p w14:paraId="1ACB8A81" w14:textId="77777777" w:rsidR="00F806C4" w:rsidRDefault="00F806C4">
            <w:pPr>
              <w:pStyle w:val="TableParagraph"/>
              <w:rPr>
                <w:rFonts w:ascii="Times New Roman" w:hAnsi="Times New Roman"/>
                <w:sz w:val="18"/>
              </w:rPr>
            </w:pPr>
          </w:p>
        </w:tc>
        <w:tc>
          <w:tcPr>
            <w:tcW w:w="1701" w:type="dxa"/>
            <w:tcBorders>
              <w:top w:val="single" w:sz="4" w:space="0" w:color="000000"/>
              <w:left w:val="single" w:sz="4" w:space="0" w:color="000000"/>
              <w:bottom w:val="single" w:sz="4" w:space="0" w:color="000000"/>
              <w:right w:val="single" w:sz="4" w:space="0" w:color="000000"/>
            </w:tcBorders>
          </w:tcPr>
          <w:p w14:paraId="0D8D398E" w14:textId="77777777" w:rsidR="00F806C4" w:rsidRDefault="00DA3EC3">
            <w:pPr>
              <w:pStyle w:val="TableParagraph"/>
              <w:spacing w:before="200"/>
              <w:ind w:left="107"/>
              <w:rPr>
                <w:rFonts w:ascii="Arial" w:hAnsi="Arial"/>
                <w:b/>
                <w:sz w:val="18"/>
              </w:rPr>
            </w:pPr>
            <w:r>
              <w:rPr>
                <w:rFonts w:ascii="Arial" w:hAnsi="Arial"/>
                <w:b/>
                <w:sz w:val="18"/>
              </w:rPr>
              <w:t>Lugar</w:t>
            </w:r>
            <w:r>
              <w:rPr>
                <w:rFonts w:ascii="Arial" w:hAnsi="Arial"/>
                <w:b/>
                <w:spacing w:val="1"/>
                <w:sz w:val="18"/>
              </w:rPr>
              <w:t xml:space="preserve"> </w:t>
            </w:r>
            <w:r>
              <w:rPr>
                <w:rFonts w:ascii="Arial" w:hAnsi="Arial"/>
                <w:b/>
                <w:sz w:val="18"/>
              </w:rPr>
              <w:t>y</w:t>
            </w:r>
            <w:r>
              <w:rPr>
                <w:rFonts w:ascii="Arial" w:hAnsi="Arial"/>
                <w:b/>
                <w:spacing w:val="-7"/>
                <w:sz w:val="18"/>
              </w:rPr>
              <w:t xml:space="preserve"> </w:t>
            </w:r>
            <w:r>
              <w:rPr>
                <w:rFonts w:ascii="Arial" w:hAnsi="Arial"/>
                <w:b/>
                <w:spacing w:val="-2"/>
                <w:sz w:val="18"/>
              </w:rPr>
              <w:t>Fecha:</w:t>
            </w:r>
          </w:p>
        </w:tc>
        <w:tc>
          <w:tcPr>
            <w:tcW w:w="1561" w:type="dxa"/>
            <w:tcBorders>
              <w:top w:val="single" w:sz="4" w:space="0" w:color="000000"/>
              <w:left w:val="single" w:sz="4" w:space="0" w:color="000000"/>
              <w:bottom w:val="single" w:sz="4" w:space="0" w:color="000000"/>
              <w:right w:val="single" w:sz="4" w:space="0" w:color="000000"/>
            </w:tcBorders>
          </w:tcPr>
          <w:p w14:paraId="7DE5A305" w14:textId="77777777" w:rsidR="00F806C4" w:rsidRDefault="00DA3EC3">
            <w:pPr>
              <w:pStyle w:val="TableParagraph"/>
              <w:spacing w:before="205"/>
              <w:ind w:left="107"/>
              <w:rPr>
                <w:sz w:val="18"/>
              </w:rPr>
            </w:pPr>
            <w:r>
              <w:rPr>
                <w:sz w:val="18"/>
              </w:rPr>
              <w:t>Durango,</w:t>
            </w:r>
            <w:r>
              <w:rPr>
                <w:spacing w:val="-12"/>
                <w:sz w:val="18"/>
              </w:rPr>
              <w:t xml:space="preserve"> </w:t>
            </w:r>
            <w:proofErr w:type="spellStart"/>
            <w:r>
              <w:rPr>
                <w:spacing w:val="-5"/>
                <w:sz w:val="18"/>
              </w:rPr>
              <w:t>Dgo</w:t>
            </w:r>
            <w:proofErr w:type="spellEnd"/>
          </w:p>
        </w:tc>
        <w:tc>
          <w:tcPr>
            <w:tcW w:w="425" w:type="dxa"/>
            <w:tcBorders>
              <w:top w:val="single" w:sz="4" w:space="0" w:color="000000"/>
              <w:left w:val="single" w:sz="4" w:space="0" w:color="000000"/>
              <w:bottom w:val="single" w:sz="4" w:space="0" w:color="000000"/>
              <w:right w:val="single" w:sz="4" w:space="0" w:color="000000"/>
            </w:tcBorders>
          </w:tcPr>
          <w:p w14:paraId="6DABFDFC" w14:textId="77777777" w:rsidR="00F806C4" w:rsidRDefault="00DA3EC3">
            <w:pPr>
              <w:pStyle w:val="TableParagraph"/>
              <w:spacing w:before="205"/>
              <w:ind w:left="107"/>
              <w:rPr>
                <w:sz w:val="18"/>
              </w:rPr>
            </w:pPr>
            <w:r>
              <w:rPr>
                <w:spacing w:val="-10"/>
                <w:sz w:val="18"/>
              </w:rPr>
              <w:t>a</w:t>
            </w:r>
          </w:p>
        </w:tc>
        <w:tc>
          <w:tcPr>
            <w:tcW w:w="1997" w:type="dxa"/>
            <w:tcBorders>
              <w:top w:val="single" w:sz="4" w:space="0" w:color="000000"/>
              <w:left w:val="single" w:sz="4" w:space="0" w:color="000000"/>
              <w:bottom w:val="single" w:sz="4" w:space="0" w:color="000000"/>
              <w:right w:val="single" w:sz="4" w:space="0" w:color="000000"/>
            </w:tcBorders>
          </w:tcPr>
          <w:p w14:paraId="7A3BA075" w14:textId="77777777" w:rsidR="00F806C4" w:rsidRDefault="00F806C4">
            <w:pPr>
              <w:pStyle w:val="TableParagraph"/>
              <w:rPr>
                <w:rFonts w:ascii="Times New Roman" w:hAnsi="Times New Roman"/>
                <w:sz w:val="18"/>
              </w:rPr>
            </w:pPr>
          </w:p>
        </w:tc>
      </w:tr>
      <w:tr w:rsidR="00F806C4" w14:paraId="18165907" w14:textId="77777777">
        <w:trPr>
          <w:trHeight w:val="1113"/>
        </w:trPr>
        <w:tc>
          <w:tcPr>
            <w:tcW w:w="10075" w:type="dxa"/>
            <w:gridSpan w:val="6"/>
            <w:tcBorders>
              <w:top w:val="single" w:sz="4" w:space="0" w:color="000000"/>
              <w:left w:val="single" w:sz="4" w:space="0" w:color="000000"/>
              <w:bottom w:val="single" w:sz="4" w:space="0" w:color="000000"/>
              <w:right w:val="single" w:sz="4" w:space="0" w:color="000000"/>
            </w:tcBorders>
          </w:tcPr>
          <w:p w14:paraId="5B5FF980" w14:textId="77777777" w:rsidR="00F806C4" w:rsidRDefault="00F806C4">
            <w:pPr>
              <w:pStyle w:val="TableParagraph"/>
              <w:rPr>
                <w:rFonts w:ascii="Arial" w:hAnsi="Arial"/>
                <w:b/>
                <w:sz w:val="18"/>
              </w:rPr>
            </w:pPr>
          </w:p>
          <w:p w14:paraId="0BF383DC" w14:textId="77777777" w:rsidR="00F806C4" w:rsidRDefault="00DA3EC3">
            <w:pPr>
              <w:pStyle w:val="TableParagraph"/>
              <w:tabs>
                <w:tab w:val="left" w:pos="4752"/>
              </w:tabs>
              <w:spacing w:line="238" w:lineRule="auto"/>
              <w:ind w:left="107" w:right="596"/>
              <w:rPr>
                <w:sz w:val="18"/>
              </w:rPr>
            </w:pPr>
            <w:r>
              <w:rPr>
                <w:sz w:val="18"/>
              </w:rPr>
              <w:t>Leído</w:t>
            </w:r>
            <w:r>
              <w:rPr>
                <w:spacing w:val="-4"/>
                <w:sz w:val="18"/>
              </w:rPr>
              <w:t xml:space="preserve"> </w:t>
            </w:r>
            <w:r>
              <w:rPr>
                <w:sz w:val="18"/>
              </w:rPr>
              <w:t>que</w:t>
            </w:r>
            <w:r>
              <w:rPr>
                <w:spacing w:val="-4"/>
                <w:sz w:val="18"/>
              </w:rPr>
              <w:t xml:space="preserve"> </w:t>
            </w:r>
            <w:r>
              <w:rPr>
                <w:sz w:val="18"/>
              </w:rPr>
              <w:t>fue</w:t>
            </w:r>
            <w:r>
              <w:rPr>
                <w:spacing w:val="-4"/>
                <w:sz w:val="18"/>
              </w:rPr>
              <w:t xml:space="preserve"> </w:t>
            </w:r>
            <w:r>
              <w:rPr>
                <w:sz w:val="18"/>
              </w:rPr>
              <w:t>por</w:t>
            </w:r>
            <w:r>
              <w:rPr>
                <w:spacing w:val="-2"/>
                <w:sz w:val="18"/>
              </w:rPr>
              <w:t xml:space="preserve"> </w:t>
            </w:r>
            <w:r>
              <w:rPr>
                <w:sz w:val="18"/>
              </w:rPr>
              <w:t>las</w:t>
            </w:r>
            <w:r>
              <w:rPr>
                <w:spacing w:val="-3"/>
                <w:sz w:val="18"/>
              </w:rPr>
              <w:t xml:space="preserve"> </w:t>
            </w:r>
            <w:r>
              <w:rPr>
                <w:sz w:val="18"/>
              </w:rPr>
              <w:t>partes</w:t>
            </w:r>
            <w:r>
              <w:rPr>
                <w:spacing w:val="-1"/>
                <w:sz w:val="18"/>
              </w:rPr>
              <w:t xml:space="preserve"> </w:t>
            </w:r>
            <w:r>
              <w:rPr>
                <w:sz w:val="18"/>
              </w:rPr>
              <w:t>el</w:t>
            </w:r>
            <w:r>
              <w:rPr>
                <w:spacing w:val="-4"/>
                <w:sz w:val="18"/>
              </w:rPr>
              <w:t xml:space="preserve"> </w:t>
            </w:r>
            <w:r>
              <w:rPr>
                <w:sz w:val="18"/>
              </w:rPr>
              <w:t>contenido</w:t>
            </w:r>
            <w:r>
              <w:rPr>
                <w:spacing w:val="-2"/>
                <w:sz w:val="18"/>
              </w:rPr>
              <w:t xml:space="preserve"> </w:t>
            </w:r>
            <w:r>
              <w:rPr>
                <w:sz w:val="18"/>
              </w:rPr>
              <w:t>de</w:t>
            </w:r>
            <w:r>
              <w:rPr>
                <w:spacing w:val="-2"/>
                <w:sz w:val="18"/>
              </w:rPr>
              <w:t xml:space="preserve"> </w:t>
            </w:r>
            <w:r>
              <w:rPr>
                <w:sz w:val="18"/>
              </w:rPr>
              <w:t>este</w:t>
            </w:r>
            <w:r>
              <w:rPr>
                <w:spacing w:val="-2"/>
                <w:sz w:val="18"/>
              </w:rPr>
              <w:t xml:space="preserve"> </w:t>
            </w:r>
            <w:r>
              <w:rPr>
                <w:sz w:val="18"/>
              </w:rPr>
              <w:t>Anexo</w:t>
            </w:r>
            <w:r>
              <w:rPr>
                <w:spacing w:val="-2"/>
                <w:sz w:val="18"/>
              </w:rPr>
              <w:t xml:space="preserve"> </w:t>
            </w:r>
            <w:r>
              <w:rPr>
                <w:sz w:val="18"/>
              </w:rPr>
              <w:t>1</w:t>
            </w:r>
            <w:r>
              <w:rPr>
                <w:spacing w:val="-2"/>
                <w:sz w:val="18"/>
              </w:rPr>
              <w:t xml:space="preserve"> </w:t>
            </w:r>
            <w:r>
              <w:rPr>
                <w:sz w:val="18"/>
              </w:rPr>
              <w:t>del</w:t>
            </w:r>
            <w:r>
              <w:rPr>
                <w:spacing w:val="-2"/>
                <w:sz w:val="18"/>
              </w:rPr>
              <w:t xml:space="preserve"> </w:t>
            </w:r>
            <w:r>
              <w:rPr>
                <w:sz w:val="18"/>
              </w:rPr>
              <w:t>Contrato</w:t>
            </w:r>
            <w:r>
              <w:rPr>
                <w:spacing w:val="-2"/>
                <w:sz w:val="18"/>
              </w:rPr>
              <w:t xml:space="preserve"> </w:t>
            </w:r>
            <w:r>
              <w:rPr>
                <w:sz w:val="18"/>
              </w:rPr>
              <w:t>y</w:t>
            </w:r>
            <w:r>
              <w:rPr>
                <w:spacing w:val="-3"/>
                <w:sz w:val="18"/>
              </w:rPr>
              <w:t xml:space="preserve"> </w:t>
            </w:r>
            <w:r>
              <w:rPr>
                <w:sz w:val="18"/>
              </w:rPr>
              <w:t>sabedoras</w:t>
            </w:r>
            <w:r>
              <w:rPr>
                <w:spacing w:val="-4"/>
                <w:sz w:val="18"/>
              </w:rPr>
              <w:t xml:space="preserve"> </w:t>
            </w:r>
            <w:r>
              <w:rPr>
                <w:sz w:val="18"/>
              </w:rPr>
              <w:t>de</w:t>
            </w:r>
            <w:r>
              <w:rPr>
                <w:spacing w:val="-4"/>
                <w:sz w:val="18"/>
              </w:rPr>
              <w:t xml:space="preserve"> </w:t>
            </w:r>
            <w:r>
              <w:rPr>
                <w:sz w:val="18"/>
              </w:rPr>
              <w:t>su</w:t>
            </w:r>
            <w:r>
              <w:rPr>
                <w:spacing w:val="-2"/>
                <w:sz w:val="18"/>
              </w:rPr>
              <w:t xml:space="preserve"> </w:t>
            </w:r>
            <w:r>
              <w:rPr>
                <w:sz w:val="18"/>
              </w:rPr>
              <w:t>alcance</w:t>
            </w:r>
            <w:r>
              <w:rPr>
                <w:spacing w:val="-4"/>
                <w:sz w:val="18"/>
              </w:rPr>
              <w:t xml:space="preserve"> </w:t>
            </w:r>
            <w:r>
              <w:rPr>
                <w:sz w:val="18"/>
              </w:rPr>
              <w:t>legal,</w:t>
            </w:r>
            <w:r>
              <w:rPr>
                <w:spacing w:val="-4"/>
                <w:sz w:val="18"/>
              </w:rPr>
              <w:t xml:space="preserve"> </w:t>
            </w:r>
            <w:r>
              <w:rPr>
                <w:sz w:val="18"/>
              </w:rPr>
              <w:t>lo</w:t>
            </w:r>
            <w:r>
              <w:rPr>
                <w:spacing w:val="-2"/>
                <w:sz w:val="18"/>
              </w:rPr>
              <w:t xml:space="preserve"> </w:t>
            </w:r>
            <w:r>
              <w:rPr>
                <w:sz w:val="18"/>
              </w:rPr>
              <w:t>firman</w:t>
            </w:r>
            <w:r>
              <w:rPr>
                <w:spacing w:val="-2"/>
                <w:sz w:val="18"/>
              </w:rPr>
              <w:t xml:space="preserve"> </w:t>
            </w:r>
            <w:r>
              <w:rPr>
                <w:sz w:val="18"/>
              </w:rPr>
              <w:t xml:space="preserve">por duplicado en la ciudad de Durango, </w:t>
            </w:r>
            <w:proofErr w:type="spellStart"/>
            <w:r>
              <w:rPr>
                <w:sz w:val="18"/>
              </w:rPr>
              <w:t>Dgo</w:t>
            </w:r>
            <w:proofErr w:type="spellEnd"/>
            <w:r>
              <w:rPr>
                <w:sz w:val="18"/>
              </w:rPr>
              <w:t xml:space="preserve">, a los </w:t>
            </w:r>
            <w:r>
              <w:rPr>
                <w:rFonts w:ascii="Arial" w:hAnsi="Arial"/>
                <w:b/>
                <w:sz w:val="18"/>
              </w:rPr>
              <w:t xml:space="preserve">25/10/2025 </w:t>
            </w:r>
            <w:r>
              <w:rPr>
                <w:sz w:val="18"/>
              </w:rPr>
              <w:t>entregándosele una copia del mismo a EL SUSCRIPTOR.</w:t>
            </w:r>
          </w:p>
        </w:tc>
      </w:tr>
    </w:tbl>
    <w:commentRangeEnd w:id="294"/>
    <w:p w14:paraId="2C622DAC" w14:textId="77777777" w:rsidR="00F806C4" w:rsidRDefault="00B20521">
      <w:pPr>
        <w:pStyle w:val="Textoindependiente"/>
        <w:rPr>
          <w:rFonts w:ascii="Arial" w:hAnsi="Arial"/>
          <w:b/>
        </w:rPr>
      </w:pPr>
      <w:r>
        <w:rPr>
          <w:rStyle w:val="Refdecomentario"/>
        </w:rPr>
        <w:commentReference w:id="294"/>
      </w:r>
    </w:p>
    <w:p w14:paraId="4D7EE7F1" w14:textId="77777777" w:rsidR="00F806C4" w:rsidRDefault="00F806C4">
      <w:pPr>
        <w:pStyle w:val="Textoindependiente"/>
        <w:rPr>
          <w:rFonts w:ascii="Arial" w:hAnsi="Arial"/>
          <w:b/>
        </w:rPr>
      </w:pPr>
    </w:p>
    <w:p w14:paraId="1894D4D5" w14:textId="77777777" w:rsidR="00F806C4" w:rsidRDefault="00F806C4">
      <w:pPr>
        <w:pStyle w:val="Textoindependiente"/>
        <w:rPr>
          <w:rFonts w:ascii="Arial" w:hAnsi="Arial"/>
          <w:b/>
        </w:rPr>
      </w:pPr>
    </w:p>
    <w:p w14:paraId="20B59F69" w14:textId="77777777" w:rsidR="00F806C4" w:rsidRDefault="00F806C4">
      <w:pPr>
        <w:pStyle w:val="Textoindependiente"/>
        <w:rPr>
          <w:rFonts w:ascii="Arial" w:hAnsi="Arial"/>
          <w:b/>
        </w:rPr>
      </w:pPr>
    </w:p>
    <w:p w14:paraId="72B1432D" w14:textId="77777777" w:rsidR="00F806C4" w:rsidRDefault="00F806C4">
      <w:pPr>
        <w:pStyle w:val="Textoindependiente"/>
        <w:spacing w:before="24"/>
        <w:rPr>
          <w:rFonts w:ascii="Arial" w:hAnsi="Arial"/>
          <w:b/>
        </w:rPr>
      </w:pPr>
    </w:p>
    <w:p w14:paraId="156B12DB" w14:textId="77777777" w:rsidR="00F806C4" w:rsidRDefault="00DA3EC3">
      <w:pPr>
        <w:tabs>
          <w:tab w:val="left" w:pos="4730"/>
        </w:tabs>
        <w:spacing w:before="1"/>
        <w:ind w:right="3"/>
        <w:jc w:val="center"/>
        <w:rPr>
          <w:rFonts w:ascii="Arial" w:hAnsi="Arial"/>
          <w:b/>
          <w:sz w:val="18"/>
        </w:rPr>
      </w:pPr>
      <w:r>
        <w:rPr>
          <w:rFonts w:ascii="Arial" w:hAnsi="Arial"/>
          <w:b/>
          <w:sz w:val="18"/>
        </w:rPr>
        <w:t xml:space="preserve">EL </w:t>
      </w:r>
      <w:r>
        <w:rPr>
          <w:rFonts w:ascii="Arial" w:hAnsi="Arial"/>
          <w:b/>
          <w:spacing w:val="-2"/>
          <w:sz w:val="18"/>
        </w:rPr>
        <w:t>PROVEEDOR</w:t>
      </w:r>
      <w:r>
        <w:rPr>
          <w:rFonts w:ascii="Arial" w:hAnsi="Arial"/>
          <w:b/>
          <w:sz w:val="18"/>
        </w:rPr>
        <w:tab/>
        <w:t>EL</w:t>
      </w:r>
      <w:r>
        <w:rPr>
          <w:rFonts w:ascii="Arial" w:hAnsi="Arial"/>
          <w:b/>
          <w:spacing w:val="-5"/>
          <w:sz w:val="18"/>
        </w:rPr>
        <w:t xml:space="preserve"> </w:t>
      </w:r>
      <w:r>
        <w:rPr>
          <w:rFonts w:ascii="Arial" w:hAnsi="Arial"/>
          <w:b/>
          <w:spacing w:val="-2"/>
          <w:sz w:val="18"/>
        </w:rPr>
        <w:t>SUSCRIPTOR</w:t>
      </w:r>
    </w:p>
    <w:p w14:paraId="47BF18A0" w14:textId="77777777" w:rsidR="00F806C4" w:rsidRDefault="00F806C4">
      <w:pPr>
        <w:pStyle w:val="Textoindependiente"/>
        <w:rPr>
          <w:rFonts w:ascii="Arial" w:hAnsi="Arial"/>
          <w:b/>
          <w:sz w:val="20"/>
        </w:rPr>
      </w:pPr>
    </w:p>
    <w:p w14:paraId="09208D64" w14:textId="77777777" w:rsidR="00F806C4" w:rsidRDefault="00F806C4">
      <w:pPr>
        <w:pStyle w:val="Textoindependiente"/>
        <w:rPr>
          <w:rFonts w:ascii="Arial" w:hAnsi="Arial"/>
          <w:b/>
          <w:sz w:val="20"/>
        </w:rPr>
      </w:pPr>
    </w:p>
    <w:p w14:paraId="40DCF1F2" w14:textId="77777777" w:rsidR="00F806C4" w:rsidRDefault="00F806C4">
      <w:pPr>
        <w:pStyle w:val="Textoindependiente"/>
        <w:rPr>
          <w:rFonts w:ascii="Arial" w:hAnsi="Arial"/>
          <w:b/>
          <w:sz w:val="20"/>
        </w:rPr>
      </w:pPr>
    </w:p>
    <w:p w14:paraId="773AA8BA" w14:textId="77777777" w:rsidR="00F806C4" w:rsidRDefault="00F806C4">
      <w:pPr>
        <w:pStyle w:val="Textoindependiente"/>
        <w:rPr>
          <w:rFonts w:ascii="Arial" w:hAnsi="Arial"/>
          <w:b/>
          <w:sz w:val="20"/>
        </w:rPr>
      </w:pPr>
    </w:p>
    <w:p w14:paraId="2067E347" w14:textId="77777777" w:rsidR="00F806C4" w:rsidRDefault="00F806C4">
      <w:pPr>
        <w:pStyle w:val="Textoindependiente"/>
        <w:rPr>
          <w:rFonts w:ascii="Arial" w:hAnsi="Arial"/>
          <w:b/>
          <w:sz w:val="20"/>
        </w:rPr>
      </w:pPr>
    </w:p>
    <w:p w14:paraId="4C86F070" w14:textId="77777777" w:rsidR="00F806C4" w:rsidRDefault="00DA3EC3">
      <w:pPr>
        <w:pStyle w:val="Textoindependiente"/>
        <w:spacing w:before="112"/>
        <w:rPr>
          <w:rFonts w:ascii="Arial" w:hAnsi="Arial"/>
          <w:b/>
          <w:sz w:val="20"/>
        </w:rPr>
      </w:pPr>
      <w:r>
        <w:rPr>
          <w:rFonts w:ascii="Arial" w:hAnsi="Arial"/>
          <w:b/>
          <w:noProof/>
          <w:sz w:val="20"/>
          <w:lang w:val="es-MX" w:eastAsia="es-MX"/>
        </w:rPr>
        <mc:AlternateContent>
          <mc:Choice Requires="wps">
            <w:drawing>
              <wp:anchor distT="635" distB="0" distL="0" distR="0" simplePos="0" relativeHeight="25" behindDoc="1" locked="0" layoutInCell="0" allowOverlap="1" wp14:anchorId="4853CED6" wp14:editId="5232C195">
                <wp:simplePos x="0" y="0"/>
                <wp:positionH relativeFrom="page">
                  <wp:posOffset>685800</wp:posOffset>
                </wp:positionH>
                <wp:positionV relativeFrom="paragraph">
                  <wp:posOffset>233045</wp:posOffset>
                </wp:positionV>
                <wp:extent cx="2668270" cy="1270"/>
                <wp:effectExtent l="0" t="3810" r="0" b="2540"/>
                <wp:wrapTopAndBottom/>
                <wp:docPr id="21" name="Graphic 10"/>
                <wp:cNvGraphicFramePr/>
                <a:graphic xmlns:a="http://schemas.openxmlformats.org/drawingml/2006/main">
                  <a:graphicData uri="http://schemas.microsoft.com/office/word/2010/wordprocessingShape">
                    <wps:wsp>
                      <wps:cNvSpPr/>
                      <wps:spPr>
                        <a:xfrm>
                          <a:off x="0" y="0"/>
                          <a:ext cx="2668320" cy="1440"/>
                        </a:xfrm>
                        <a:custGeom>
                          <a:avLst/>
                          <a:gdLst>
                            <a:gd name="textAreaLeft" fmla="*/ 0 w 1512720"/>
                            <a:gd name="textAreaRight" fmla="*/ 1513440 w 1512720"/>
                            <a:gd name="textAreaTop" fmla="*/ 0 h 720"/>
                            <a:gd name="textAreaBottom" fmla="*/ 1440 h 720"/>
                          </a:gdLst>
                          <a:ahLst/>
                          <a:cxnLst/>
                          <a:rect l="textAreaLeft" t="textAreaTop" r="textAreaRight" b="textAreaBottom"/>
                          <a:pathLst>
                            <a:path w="2668270">
                              <a:moveTo>
                                <a:pt x="0" y="0"/>
                              </a:moveTo>
                              <a:lnTo>
                                <a:pt x="2668105" y="0"/>
                              </a:lnTo>
                            </a:path>
                          </a:pathLst>
                        </a:custGeom>
                        <a:noFill/>
                        <a:ln w="68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6175ED6" id="Graphic 10" o:spid="_x0000_s1026" style="position:absolute;margin-left:54pt;margin-top:18.35pt;width:210.1pt;height:.1pt;z-index:-503316455;visibility:visible;mso-wrap-style:square;mso-wrap-distance-left:0;mso-wrap-distance-top:.05pt;mso-wrap-distance-right:0;mso-wrap-distance-bottom:0;mso-position-horizontal:absolute;mso-position-horizontal-relative:page;mso-position-vertical:absolute;mso-position-vertical-relative:text;v-text-anchor:top" coordsize="26682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" o:allowincell="f" path="m,l2668105,e" filled="f" strokeweight=".19mm">
                <v:path arrowok="t" textboxrect="0,0,2669540,2880"/>
                <w10:wrap type="topAndBottom" anchorx="page"/>
              </v:shape>
            </w:pict>
          </mc:Fallback>
        </mc:AlternateContent>
      </w:r>
      <w:r>
        <w:rPr>
          <w:rFonts w:ascii="Arial" w:hAnsi="Arial"/>
          <w:b/>
          <w:noProof/>
          <w:sz w:val="20"/>
          <w:lang w:val="es-MX" w:eastAsia="es-MX"/>
        </w:rPr>
        <mc:AlternateContent>
          <mc:Choice Requires="wps">
            <w:drawing>
              <wp:anchor distT="635" distB="0" distL="0" distR="0" simplePos="0" relativeHeight="26" behindDoc="1" locked="0" layoutInCell="0" allowOverlap="1" wp14:anchorId="003942CE" wp14:editId="2FC48BDD">
                <wp:simplePos x="0" y="0"/>
                <wp:positionH relativeFrom="page">
                  <wp:posOffset>3765550</wp:posOffset>
                </wp:positionH>
                <wp:positionV relativeFrom="paragraph">
                  <wp:posOffset>233045</wp:posOffset>
                </wp:positionV>
                <wp:extent cx="2668270" cy="1270"/>
                <wp:effectExtent l="0" t="3810" r="0" b="2540"/>
                <wp:wrapTopAndBottom/>
                <wp:docPr id="22" name="Graphic 11"/>
                <wp:cNvGraphicFramePr/>
                <a:graphic xmlns:a="http://schemas.openxmlformats.org/drawingml/2006/main">
                  <a:graphicData uri="http://schemas.microsoft.com/office/word/2010/wordprocessingShape">
                    <wps:wsp>
                      <wps:cNvSpPr/>
                      <wps:spPr>
                        <a:xfrm>
                          <a:off x="0" y="0"/>
                          <a:ext cx="2668320" cy="1440"/>
                        </a:xfrm>
                        <a:custGeom>
                          <a:avLst/>
                          <a:gdLst>
                            <a:gd name="textAreaLeft" fmla="*/ 0 w 1512720"/>
                            <a:gd name="textAreaRight" fmla="*/ 1513440 w 1512720"/>
                            <a:gd name="textAreaTop" fmla="*/ 0 h 720"/>
                            <a:gd name="textAreaBottom" fmla="*/ 1440 h 720"/>
                          </a:gdLst>
                          <a:ahLst/>
                          <a:cxnLst/>
                          <a:rect l="textAreaLeft" t="textAreaTop" r="textAreaRight" b="textAreaBottom"/>
                          <a:pathLst>
                            <a:path w="2668270">
                              <a:moveTo>
                                <a:pt x="0" y="0"/>
                              </a:moveTo>
                              <a:lnTo>
                                <a:pt x="2668105" y="0"/>
                              </a:lnTo>
                            </a:path>
                          </a:pathLst>
                        </a:custGeom>
                        <a:noFill/>
                        <a:ln w="684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D67CF94" id="Graphic 11" o:spid="_x0000_s1026" style="position:absolute;margin-left:296.5pt;margin-top:18.35pt;width:210.1pt;height:.1pt;z-index:-503316454;visibility:visible;mso-wrap-style:square;mso-wrap-distance-left:0;mso-wrap-distance-top:.05pt;mso-wrap-distance-right:0;mso-wrap-distance-bottom:0;mso-position-horizontal:absolute;mso-position-horizontal-relative:page;mso-position-vertical:absolute;mso-position-vertical-relative:text;v-text-anchor:top" coordsize="266827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" o:allowincell="f" path="m,l2668105,e" filled="f" strokeweight=".19mm">
                <v:path arrowok="t" textboxrect="0,0,2669540,2880"/>
                <w10:wrap type="topAndBottom" anchorx="page"/>
              </v:shape>
            </w:pict>
          </mc:Fallback>
        </mc:AlternateContent>
      </w:r>
    </w:p>
    <w:p w14:paraId="6FC2C3C3" w14:textId="77777777" w:rsidR="00F806C4" w:rsidRDefault="00DA3EC3">
      <w:pPr>
        <w:pStyle w:val="Textoindependiente"/>
        <w:spacing w:before="203"/>
        <w:ind w:left="931"/>
      </w:pPr>
      <w:proofErr w:type="spellStart"/>
      <w:r>
        <w:rPr>
          <w:spacing w:val="-2"/>
        </w:rPr>
        <w:t>Noe</w:t>
      </w:r>
      <w:proofErr w:type="spellEnd"/>
      <w:r>
        <w:rPr>
          <w:spacing w:val="-2"/>
        </w:rPr>
        <w:t xml:space="preserve"> Lara Ontiveros</w:t>
      </w:r>
    </w:p>
    <w:sectPr w:rsidR="00F806C4">
      <w:footerReference w:type="even" r:id="rId32"/>
      <w:footerReference w:type="default" r:id="rId33"/>
      <w:footerReference w:type="first" r:id="rId34"/>
      <w:pgSz w:w="12240" w:h="15840"/>
      <w:pgMar w:top="1360" w:right="850" w:bottom="1200" w:left="850" w:header="0" w:footer="1014" w:gutter="0"/>
      <w:cols w:space="720"/>
      <w:formProt w:val="0"/>
      <w:docGrid w:linePitch="1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RAMC" w:date="2026-01-16T17:51:00Z" w:initials="1">
    <w:p w14:paraId="405D3756" w14:textId="77777777" w:rsidR="00B20521" w:rsidRDefault="00B20521">
      <w:pPr>
        <w:pStyle w:val="Textocomentario"/>
      </w:pPr>
      <w:r>
        <w:t xml:space="preserve">Agregar en el encabezado los </w:t>
      </w:r>
      <w:r>
        <w:rPr>
          <w:rStyle w:val="Refdecomentario"/>
        </w:rPr>
        <w:annotationRef/>
      </w:r>
      <w:r>
        <w:t>Datos del proveedor</w:t>
      </w:r>
    </w:p>
  </w:comment>
  <w:comment w:id="1" w:author="ARAMC" w:date="2026-01-19T19:30:00Z" w:initials="1">
    <w:p w14:paraId="18309E3F" w14:textId="03C25BC2" w:rsidR="00B20521" w:rsidRDefault="00B20521">
      <w:pPr>
        <w:pStyle w:val="Textocomentario"/>
      </w:pPr>
      <w:r>
        <w:rPr>
          <w:rStyle w:val="Refdecomentario"/>
        </w:rPr>
        <w:annotationRef/>
      </w:r>
      <w:r>
        <w:t xml:space="preserve">Señalar en que modalidad de pago se trata, si es mensualidad fija por adelantado o mensualidad </w:t>
      </w:r>
      <w:proofErr w:type="spellStart"/>
      <w:r>
        <w:t>pospago</w:t>
      </w:r>
      <w:proofErr w:type="spellEnd"/>
    </w:p>
  </w:comment>
  <w:comment w:id="5" w:author="ARAMC" w:date="2026-01-19T19:28:00Z" w:initials="1">
    <w:p w14:paraId="7C8EE437" w14:textId="77777777" w:rsidR="00B20521" w:rsidRDefault="00B20521" w:rsidP="002219DB">
      <w:pPr>
        <w:pStyle w:val="Textocomentario"/>
        <w:rPr>
          <w:rFonts w:ascii="Helvetica" w:hAnsi="Helvetica" w:cs="Helvetica"/>
          <w:b/>
          <w:bCs/>
          <w:color w:val="2F2F2F"/>
          <w:sz w:val="18"/>
          <w:szCs w:val="18"/>
          <w:shd w:val="clear" w:color="auto" w:fill="FFFFFF"/>
        </w:rPr>
      </w:pPr>
      <w:r>
        <w:rPr>
          <w:rStyle w:val="Refdecomentario"/>
        </w:rPr>
        <w:annotationRef/>
      </w:r>
      <w:r>
        <w:rPr>
          <w:rFonts w:ascii="Helvetica" w:hAnsi="Helvetica" w:cs="Helvetica"/>
          <w:b/>
          <w:bCs/>
          <w:color w:val="2F2F2F"/>
          <w:sz w:val="18"/>
          <w:szCs w:val="18"/>
          <w:shd w:val="clear" w:color="auto" w:fill="FFFFFF"/>
        </w:rPr>
        <w:t>Conforme a la NOM-18-2018 Numeral</w:t>
      </w:r>
    </w:p>
    <w:p w14:paraId="10D5FA22" w14:textId="77777777" w:rsidR="00B20521" w:rsidRDefault="00B20521" w:rsidP="002219DB">
      <w:pPr>
        <w:pStyle w:val="Textocomentario"/>
        <w:rPr>
          <w:rFonts w:ascii="Helvetica" w:hAnsi="Helvetica" w:cs="Helvetica"/>
          <w:color w:val="2F2F2F"/>
          <w:sz w:val="18"/>
          <w:szCs w:val="18"/>
          <w:shd w:val="clear" w:color="auto" w:fill="FFFFFF"/>
        </w:rPr>
      </w:pPr>
      <w:r>
        <w:rPr>
          <w:rFonts w:ascii="Helvetica" w:hAnsi="Helvetica" w:cs="Helvetica"/>
          <w:b/>
          <w:bCs/>
          <w:color w:val="2F2F2F"/>
          <w:sz w:val="18"/>
          <w:szCs w:val="18"/>
          <w:shd w:val="clear" w:color="auto" w:fill="FFFFFF"/>
        </w:rPr>
        <w:t>5.1.2.1</w:t>
      </w:r>
      <w:r>
        <w:rPr>
          <w:rFonts w:ascii="Helvetica" w:hAnsi="Helvetica" w:cs="Helvetica"/>
          <w:color w:val="2F2F2F"/>
          <w:sz w:val="18"/>
          <w:szCs w:val="18"/>
          <w:shd w:val="clear" w:color="auto" w:fill="FFFFFF"/>
        </w:rPr>
        <w:t> La Carátula debe contener cuando menos:</w:t>
      </w:r>
    </w:p>
    <w:p w14:paraId="51CFD1E4" w14:textId="684C338C" w:rsidR="00B20521" w:rsidRDefault="00B20521">
      <w:pPr>
        <w:pStyle w:val="Textocomentario"/>
        <w:rPr>
          <w:rFonts w:ascii="Helvetica" w:hAnsi="Helvetica" w:cs="Helvetica"/>
          <w:color w:val="2F2F2F"/>
          <w:sz w:val="18"/>
          <w:szCs w:val="18"/>
          <w:shd w:val="clear" w:color="auto" w:fill="FFFFFF"/>
        </w:rPr>
      </w:pPr>
      <w:r>
        <w:rPr>
          <w:rFonts w:ascii="Helvetica" w:hAnsi="Helvetica" w:cs="Helvetica"/>
          <w:b/>
          <w:bCs/>
          <w:color w:val="2F2F2F"/>
          <w:sz w:val="18"/>
          <w:szCs w:val="18"/>
          <w:shd w:val="clear" w:color="auto" w:fill="FFFFFF"/>
        </w:rPr>
        <w:t>e)</w:t>
      </w:r>
      <w:r>
        <w:rPr>
          <w:rFonts w:ascii="Arial" w:hAnsi="Arial" w:cs="Arial"/>
          <w:color w:val="2F2F2F"/>
          <w:shd w:val="clear" w:color="auto" w:fill="FFFFFF"/>
        </w:rPr>
        <w:t>    </w:t>
      </w:r>
      <w:r>
        <w:rPr>
          <w:rFonts w:ascii="Helvetica" w:hAnsi="Helvetica" w:cs="Helvetica"/>
          <w:color w:val="2F2F2F"/>
          <w:sz w:val="18"/>
          <w:szCs w:val="18"/>
          <w:shd w:val="clear" w:color="auto" w:fill="FFFFFF"/>
        </w:rPr>
        <w:t>Plazo de contratación o en su caso plazo forzoso;</w:t>
      </w:r>
    </w:p>
    <w:p w14:paraId="4E6266DD" w14:textId="56ED95A1" w:rsidR="00B20521" w:rsidRDefault="00B20521">
      <w:pPr>
        <w:pStyle w:val="Textocomentario"/>
      </w:pPr>
      <w:r>
        <w:rPr>
          <w:rFonts w:ascii="Helvetica" w:hAnsi="Helvetica" w:cs="Helvetica"/>
          <w:b/>
          <w:bCs/>
          <w:color w:val="2F2F2F"/>
          <w:sz w:val="18"/>
          <w:szCs w:val="18"/>
          <w:shd w:val="clear" w:color="auto" w:fill="FFFFFF"/>
        </w:rPr>
        <w:t>k)</w:t>
      </w:r>
      <w:r>
        <w:rPr>
          <w:rFonts w:ascii="Arial" w:hAnsi="Arial" w:cs="Arial"/>
          <w:color w:val="2F2F2F"/>
          <w:shd w:val="clear" w:color="auto" w:fill="FFFFFF"/>
        </w:rPr>
        <w:t>    </w:t>
      </w:r>
      <w:r>
        <w:rPr>
          <w:rFonts w:ascii="Helvetica" w:hAnsi="Helvetica" w:cs="Helvetica"/>
          <w:color w:val="2F2F2F"/>
          <w:sz w:val="18"/>
          <w:szCs w:val="18"/>
          <w:shd w:val="clear" w:color="auto" w:fill="FFFFFF"/>
        </w:rPr>
        <w:t>Penas convencionales.</w:t>
      </w:r>
    </w:p>
  </w:comment>
  <w:comment w:id="11" w:author="ARAMC" w:date="2026-01-20T09:40:00Z" w:initials="1">
    <w:p w14:paraId="1767461C" w14:textId="63C28162" w:rsidR="00B20521" w:rsidRDefault="00B20521">
      <w:pPr>
        <w:pStyle w:val="Textocomentario"/>
      </w:pPr>
      <w:r>
        <w:rPr>
          <w:rStyle w:val="Refdecomentario"/>
        </w:rPr>
        <w:annotationRef/>
      </w:r>
      <w:r>
        <w:t xml:space="preserve">Es equipo en Compraventa o Comodato? El costo es por la instalación o se vende?, de ser en venta debe adecuar la carátula especificando que también se puede adquirir el equipo en compraventa y la </w:t>
      </w:r>
      <w:proofErr w:type="spellStart"/>
      <w:r>
        <w:t>clausula</w:t>
      </w:r>
      <w:proofErr w:type="spellEnd"/>
      <w:r>
        <w:t xml:space="preserve"> que habla del equipo también debe de especificarlo.</w:t>
      </w:r>
    </w:p>
    <w:p w14:paraId="78D6CEA5" w14:textId="4386275E" w:rsidR="00B20521" w:rsidRDefault="00B20521">
      <w:pPr>
        <w:pStyle w:val="Textocomentario"/>
        <w:rPr>
          <w:rFonts w:ascii="Helvetica" w:hAnsi="Helvetica"/>
          <w:color w:val="2F2F2F"/>
          <w:sz w:val="18"/>
          <w:szCs w:val="18"/>
          <w:shd w:val="clear" w:color="auto" w:fill="FFFFFF"/>
        </w:rPr>
      </w:pPr>
      <w:r>
        <w:rPr>
          <w:rFonts w:ascii="Helvetica" w:hAnsi="Helvetica"/>
          <w:b/>
          <w:bCs/>
          <w:color w:val="2F2F2F"/>
          <w:sz w:val="18"/>
          <w:szCs w:val="18"/>
          <w:shd w:val="clear" w:color="auto" w:fill="FFFFFF"/>
        </w:rPr>
        <w:t>5.1.2.1</w:t>
      </w:r>
      <w:r>
        <w:rPr>
          <w:rFonts w:ascii="Helvetica" w:hAnsi="Helvetica"/>
          <w:color w:val="2F2F2F"/>
          <w:sz w:val="18"/>
          <w:szCs w:val="18"/>
          <w:shd w:val="clear" w:color="auto" w:fill="FFFFFF"/>
        </w:rPr>
        <w:t> La Carátula debe contener cuando menos:</w:t>
      </w:r>
    </w:p>
    <w:p w14:paraId="0CA120AF" w14:textId="1749E890" w:rsidR="00B20521" w:rsidRDefault="00B20521">
      <w:pPr>
        <w:pStyle w:val="Textocomentario"/>
      </w:pPr>
      <w:r>
        <w:rPr>
          <w:rFonts w:ascii="Helvetica" w:hAnsi="Helvetica"/>
          <w:b/>
          <w:bCs/>
          <w:color w:val="2F2F2F"/>
          <w:sz w:val="18"/>
          <w:szCs w:val="18"/>
          <w:shd w:val="clear" w:color="auto" w:fill="FFFFFF"/>
        </w:rPr>
        <w:t>f)</w:t>
      </w:r>
      <w:r>
        <w:rPr>
          <w:rFonts w:ascii="Arial" w:hAnsi="Arial" w:cs="Arial"/>
          <w:color w:val="2F2F2F"/>
          <w:shd w:val="clear" w:color="auto" w:fill="FFFFFF"/>
        </w:rPr>
        <w:t>     </w:t>
      </w:r>
      <w:r>
        <w:rPr>
          <w:rFonts w:ascii="Helvetica" w:hAnsi="Helvetica"/>
          <w:color w:val="2F2F2F"/>
          <w:sz w:val="18"/>
          <w:szCs w:val="18"/>
          <w:shd w:val="clear" w:color="auto" w:fill="FFFFFF"/>
        </w:rPr>
        <w:t>Equipo terminal provisto y figura jurídica bajo la cual se entrega;</w:t>
      </w:r>
    </w:p>
  </w:comment>
  <w:comment w:id="24" w:author="ARAMC" w:date="2026-01-19T19:24:00Z" w:initials="1">
    <w:p w14:paraId="15B85FD3" w14:textId="17AB7B71" w:rsidR="00B20521" w:rsidRDefault="00B20521">
      <w:pPr>
        <w:pStyle w:val="Textocomentario"/>
        <w:rPr>
          <w:rFonts w:ascii="Helvetica" w:hAnsi="Helvetica" w:cs="Helvetica"/>
          <w:b/>
          <w:bCs/>
          <w:color w:val="2F2F2F"/>
          <w:sz w:val="18"/>
          <w:szCs w:val="18"/>
          <w:shd w:val="clear" w:color="auto" w:fill="FFFFFF"/>
        </w:rPr>
      </w:pPr>
      <w:r>
        <w:rPr>
          <w:rStyle w:val="Refdecomentario"/>
        </w:rPr>
        <w:annotationRef/>
      </w:r>
      <w:r>
        <w:rPr>
          <w:rFonts w:ascii="Helvetica" w:hAnsi="Helvetica" w:cs="Helvetica"/>
          <w:b/>
          <w:bCs/>
          <w:color w:val="2F2F2F"/>
          <w:sz w:val="18"/>
          <w:szCs w:val="18"/>
          <w:shd w:val="clear" w:color="auto" w:fill="FFFFFF"/>
        </w:rPr>
        <w:t>Conforme a la NOM-18-2018 Numeral</w:t>
      </w:r>
    </w:p>
    <w:p w14:paraId="28AB6456" w14:textId="77777777" w:rsidR="00B20521" w:rsidRDefault="00B20521">
      <w:pPr>
        <w:pStyle w:val="Textocomentario"/>
        <w:rPr>
          <w:rFonts w:ascii="Helvetica" w:hAnsi="Helvetica" w:cs="Helvetica"/>
          <w:color w:val="2F2F2F"/>
          <w:sz w:val="18"/>
          <w:szCs w:val="18"/>
          <w:shd w:val="clear" w:color="auto" w:fill="FFFFFF"/>
        </w:rPr>
      </w:pPr>
      <w:r>
        <w:rPr>
          <w:rFonts w:ascii="Helvetica" w:hAnsi="Helvetica" w:cs="Helvetica"/>
          <w:b/>
          <w:bCs/>
          <w:color w:val="2F2F2F"/>
          <w:sz w:val="18"/>
          <w:szCs w:val="18"/>
          <w:shd w:val="clear" w:color="auto" w:fill="FFFFFF"/>
        </w:rPr>
        <w:t>5.1.2.1</w:t>
      </w:r>
      <w:r>
        <w:rPr>
          <w:rFonts w:ascii="Helvetica" w:hAnsi="Helvetica" w:cs="Helvetica"/>
          <w:color w:val="2F2F2F"/>
          <w:sz w:val="18"/>
          <w:szCs w:val="18"/>
          <w:shd w:val="clear" w:color="auto" w:fill="FFFFFF"/>
        </w:rPr>
        <w:t> La Carátula debe contener cuando menos:</w:t>
      </w:r>
    </w:p>
    <w:p w14:paraId="671B6DB0" w14:textId="77777777" w:rsidR="00B20521" w:rsidRDefault="00B20521" w:rsidP="007D36D3">
      <w:pPr>
        <w:widowControl/>
        <w:shd w:val="clear" w:color="auto" w:fill="FFFFFF"/>
        <w:ind w:hanging="432"/>
        <w:jc w:val="both"/>
        <w:rPr>
          <w:rFonts w:ascii="Arial" w:eastAsia="Times New Roman" w:hAnsi="Arial" w:cs="Arial"/>
          <w:color w:val="2F2F2F"/>
          <w:sz w:val="18"/>
          <w:szCs w:val="18"/>
          <w:lang w:val="es-MX"/>
        </w:rPr>
      </w:pPr>
      <w:r>
        <w:rPr>
          <w:rFonts w:ascii="Helvetica" w:hAnsi="Helvetica" w:cs="Helvetica"/>
          <w:b/>
          <w:bCs/>
          <w:color w:val="2F2F2F"/>
          <w:sz w:val="18"/>
          <w:szCs w:val="18"/>
        </w:rPr>
        <w:t>i)</w:t>
      </w:r>
      <w:r>
        <w:rPr>
          <w:rFonts w:ascii="Arial" w:hAnsi="Arial" w:cs="Arial"/>
          <w:color w:val="2F2F2F"/>
          <w:sz w:val="20"/>
          <w:szCs w:val="20"/>
        </w:rPr>
        <w:t>     </w:t>
      </w:r>
      <w:r>
        <w:rPr>
          <w:rFonts w:ascii="Helvetica" w:hAnsi="Helvetica" w:cs="Helvetica"/>
          <w:color w:val="2F2F2F"/>
          <w:sz w:val="18"/>
          <w:szCs w:val="18"/>
        </w:rPr>
        <w:t>Página de internet y teléfono para consulta de los procedimientos de cancelación, aclaración, reclamaciones y quejas;</w:t>
      </w:r>
    </w:p>
    <w:p w14:paraId="6A237051" w14:textId="62E52866" w:rsidR="00B20521" w:rsidRPr="007D36D3" w:rsidRDefault="00B20521" w:rsidP="007D36D3">
      <w:pPr>
        <w:shd w:val="clear" w:color="auto" w:fill="FFFFFF"/>
        <w:ind w:hanging="432"/>
        <w:jc w:val="both"/>
        <w:rPr>
          <w:rFonts w:ascii="Arial" w:hAnsi="Arial" w:cs="Arial"/>
          <w:color w:val="2F2F2F"/>
          <w:sz w:val="18"/>
          <w:szCs w:val="18"/>
        </w:rPr>
      </w:pPr>
      <w:r>
        <w:rPr>
          <w:rFonts w:ascii="Helvetica" w:hAnsi="Helvetica" w:cs="Helvetica"/>
          <w:b/>
          <w:bCs/>
          <w:color w:val="2F2F2F"/>
          <w:sz w:val="18"/>
          <w:szCs w:val="18"/>
        </w:rPr>
        <w:t>j)</w:t>
      </w:r>
      <w:r>
        <w:rPr>
          <w:rFonts w:ascii="Arial" w:hAnsi="Arial" w:cs="Arial"/>
          <w:color w:val="2F2F2F"/>
          <w:sz w:val="20"/>
          <w:szCs w:val="20"/>
        </w:rPr>
        <w:t>     </w:t>
      </w:r>
      <w:r>
        <w:rPr>
          <w:rFonts w:ascii="Helvetica" w:hAnsi="Helvetica" w:cs="Helvetica"/>
          <w:color w:val="2F2F2F"/>
          <w:sz w:val="18"/>
          <w:szCs w:val="18"/>
        </w:rPr>
        <w:t xml:space="preserve">Fecha y número de registro del Contrato de Adhesión ante la PROFECO, así como la página de internet para su consulta; </w:t>
      </w:r>
    </w:p>
  </w:comment>
  <w:comment w:id="190" w:author="ARAMC" w:date="2026-01-20T09:43:00Z" w:initials="1">
    <w:p w14:paraId="712B7D1D" w14:textId="75C8219F" w:rsidR="00B20521" w:rsidRDefault="00B20521">
      <w:pPr>
        <w:pStyle w:val="Textocomentario"/>
      </w:pPr>
      <w:r>
        <w:rPr>
          <w:rStyle w:val="Refdecomentario"/>
        </w:rPr>
        <w:annotationRef/>
      </w:r>
      <w:r>
        <w:t>Los estándares los estipula la autoridad competente CRT</w:t>
      </w:r>
    </w:p>
  </w:comment>
  <w:comment w:id="194" w:author="ARAMC" w:date="2026-01-20T09:47:00Z" w:initials="1">
    <w:p w14:paraId="38991C79" w14:textId="7449214B" w:rsidR="00B20521" w:rsidRDefault="00B20521">
      <w:pPr>
        <w:pStyle w:val="Textocomentario"/>
      </w:pPr>
      <w:r>
        <w:rPr>
          <w:rStyle w:val="Refdecomentario"/>
        </w:rPr>
        <w:annotationRef/>
      </w:r>
      <w:r>
        <w:t>Es el único paquete? No es necesario señalarlo, en caso de contar con otros servicios o tarifas, se detallaran en la carátula en el momento de la contratación. Se sugiere eliminar la tabla.</w:t>
      </w:r>
    </w:p>
    <w:p w14:paraId="348F2D0A" w14:textId="0681E4E4" w:rsidR="00B20521" w:rsidRDefault="00B20521">
      <w:pPr>
        <w:pStyle w:val="Textocomentario"/>
      </w:pPr>
      <w:r>
        <w:t xml:space="preserve">Y señalar que el servicio que se prestará </w:t>
      </w:r>
      <w:r w:rsidRPr="00384E70">
        <w:rPr>
          <w:rFonts w:ascii="Arial" w:eastAsia="Times New Roman" w:hAnsi="Arial" w:cs="Arial"/>
          <w:sz w:val="18"/>
          <w:szCs w:val="18"/>
          <w:lang w:val="es-ES_tradnl" w:eastAsia="es-ES"/>
        </w:rPr>
        <w:t>a cambio del pago de la tarifa, plan o paquete que el SUSCRIPTOR haya seleccionado en la carátula del presente contrato</w:t>
      </w:r>
    </w:p>
  </w:comment>
  <w:comment w:id="196" w:author="ARAMC" w:date="2026-01-20T09:54:00Z" w:initials="1">
    <w:p w14:paraId="2678D39C" w14:textId="1F7C00EC" w:rsidR="00B20521" w:rsidRDefault="00B20521">
      <w:pPr>
        <w:pStyle w:val="Textocomentario"/>
      </w:pPr>
      <w:r>
        <w:rPr>
          <w:rStyle w:val="Refdecomentario"/>
        </w:rPr>
        <w:annotationRef/>
      </w:r>
      <w:r w:rsidRPr="003A718C">
        <w:t>La Comisión Reguladora de Telecomunicaciones se constituyó el 21 de octubre 2025</w:t>
      </w:r>
      <w:r>
        <w:t>, Eliminando al IFT</w:t>
      </w:r>
    </w:p>
  </w:comment>
  <w:comment w:id="204" w:author="ARAMC" w:date="2026-01-20T09:57:00Z" w:initials="1">
    <w:p w14:paraId="640EFCD4" w14:textId="77777777" w:rsidR="00B20521" w:rsidRDefault="00B20521" w:rsidP="006942B9">
      <w:pPr>
        <w:spacing w:after="240"/>
        <w:rPr>
          <w:rFonts w:eastAsia="Times New Roman"/>
          <w:color w:val="000000"/>
          <w:sz w:val="16"/>
          <w:szCs w:val="16"/>
        </w:rPr>
      </w:pPr>
      <w:r>
        <w:rPr>
          <w:rStyle w:val="Refdecomentario"/>
        </w:rPr>
        <w:annotationRef/>
      </w:r>
      <w:r>
        <w:rPr>
          <w:rFonts w:eastAsia="Times New Roman"/>
          <w:color w:val="000000"/>
          <w:sz w:val="16"/>
          <w:szCs w:val="16"/>
        </w:rPr>
        <w:t>Se simplifica la cláusula en favor de ser claros con la información dirigida al consumidor. Ya que el proveedor sólo está obligado a informar la figura jurídica en el que se entrega el equipo terminal al consumidor.</w:t>
      </w:r>
    </w:p>
    <w:p w14:paraId="3E000139" w14:textId="1F1136FE" w:rsidR="00B20521" w:rsidRDefault="00B20521" w:rsidP="006942B9">
      <w:pPr>
        <w:spacing w:after="240"/>
        <w:rPr>
          <w:rFonts w:eastAsia="Times New Roman"/>
          <w:color w:val="000000"/>
          <w:sz w:val="16"/>
          <w:szCs w:val="16"/>
        </w:rPr>
      </w:pPr>
      <w:r>
        <w:rPr>
          <w:rFonts w:eastAsia="Times New Roman"/>
          <w:color w:val="000000"/>
          <w:sz w:val="16"/>
          <w:szCs w:val="16"/>
        </w:rPr>
        <w:t>Se elimina el pagaré de los contratos registrados por esta autoridad.</w:t>
      </w:r>
    </w:p>
    <w:p w14:paraId="5BF0A23B" w14:textId="2E062D2E" w:rsidR="00B20521" w:rsidRDefault="00B20521" w:rsidP="006942B9">
      <w:pPr>
        <w:spacing w:after="240"/>
        <w:rPr>
          <w:rFonts w:ascii="Calibri" w:eastAsia="Times New Roman" w:hAnsi="Calibri" w:cs="Calibri"/>
          <w:color w:val="000000"/>
          <w:sz w:val="16"/>
          <w:szCs w:val="16"/>
          <w:lang w:val="es-MX"/>
        </w:rPr>
      </w:pPr>
      <w:r>
        <w:rPr>
          <w:rFonts w:eastAsia="Times New Roman"/>
          <w:color w:val="000000"/>
          <w:sz w:val="16"/>
          <w:szCs w:val="16"/>
        </w:rPr>
        <w:t>5.2.8 En caso de que el Proveedor de Servicios de Telecomunicaciones proporcione uno o más Equipos Terminales de telecomunicaciones para la prestación del servicio, se debe establecer con claridad la figura jurídica bajo la cual el Consumidor recibe dichos equipos.</w:t>
      </w:r>
    </w:p>
    <w:p w14:paraId="478C6392" w14:textId="6FD4AE81" w:rsidR="00B20521" w:rsidRDefault="00B20521">
      <w:pPr>
        <w:pStyle w:val="Textocomentario"/>
      </w:pPr>
    </w:p>
  </w:comment>
  <w:comment w:id="212" w:author="ARAMC" w:date="2026-01-19T19:32:00Z" w:initials="1">
    <w:p w14:paraId="6E011E96" w14:textId="77777777" w:rsidR="00B20521" w:rsidRPr="002074AC" w:rsidRDefault="00B20521" w:rsidP="00195D77">
      <w:pPr>
        <w:pStyle w:val="Prrafodelista"/>
        <w:overflowPunct w:val="0"/>
        <w:autoSpaceDE w:val="0"/>
        <w:autoSpaceDN w:val="0"/>
        <w:adjustRightInd w:val="0"/>
        <w:spacing w:before="120" w:after="120" w:line="240" w:lineRule="auto"/>
        <w:ind w:left="0"/>
        <w:jc w:val="both"/>
        <w:textAlignment w:val="baseline"/>
        <w:rPr>
          <w:rFonts w:ascii="Arial" w:eastAsia="Times New Roman" w:hAnsi="Arial" w:cs="Arial"/>
          <w:sz w:val="18"/>
          <w:szCs w:val="18"/>
          <w:lang w:val="es-ES_tradnl" w:eastAsia="es-ES"/>
        </w:rPr>
      </w:pPr>
      <w:r>
        <w:rPr>
          <w:rStyle w:val="Refdecomentario"/>
        </w:rPr>
        <w:annotationRef/>
      </w:r>
      <w:r>
        <w:t xml:space="preserve">señalar: </w:t>
      </w:r>
      <w:r w:rsidRPr="002074AC">
        <w:rPr>
          <w:rFonts w:ascii="Arial" w:eastAsia="Times New Roman" w:hAnsi="Arial" w:cs="Arial"/>
          <w:sz w:val="18"/>
          <w:szCs w:val="18"/>
          <w:lang w:val="es-ES_tradnl" w:eastAsia="es-ES"/>
        </w:rPr>
        <w:t xml:space="preserve">El presente contrato </w:t>
      </w:r>
      <w:r w:rsidRPr="002074AC">
        <w:rPr>
          <w:rFonts w:ascii="Arial" w:eastAsia="Times New Roman" w:hAnsi="Arial" w:cs="Arial"/>
          <w:b/>
          <w:sz w:val="18"/>
          <w:szCs w:val="18"/>
          <w:lang w:val="es-ES_tradnl" w:eastAsia="es-ES"/>
        </w:rPr>
        <w:t>se regirá bajo el esquema de mensualidades fijas POR ADELANTADO</w:t>
      </w:r>
      <w:r w:rsidRPr="002074AC">
        <w:rPr>
          <w:rFonts w:ascii="Arial" w:eastAsia="Times New Roman" w:hAnsi="Arial" w:cs="Arial"/>
          <w:sz w:val="18"/>
          <w:szCs w:val="18"/>
          <w:lang w:val="es-ES_tradnl" w:eastAsia="es-ES"/>
        </w:rPr>
        <w:t xml:space="preserve">, es decir se va a pagar el servicio de manera previa a utilizarlo, dicho esquema va a operar bajo los términos y condiciones del </w:t>
      </w:r>
      <w:proofErr w:type="spellStart"/>
      <w:r w:rsidRPr="002074AC">
        <w:rPr>
          <w:rFonts w:ascii="Arial" w:eastAsia="Times New Roman" w:hAnsi="Arial" w:cs="Arial"/>
          <w:sz w:val="18"/>
          <w:szCs w:val="18"/>
          <w:lang w:val="es-ES_tradnl" w:eastAsia="es-ES"/>
        </w:rPr>
        <w:t>pospago</w:t>
      </w:r>
      <w:proofErr w:type="spellEnd"/>
      <w:r w:rsidRPr="002074AC">
        <w:rPr>
          <w:rFonts w:ascii="Arial" w:eastAsia="Times New Roman" w:hAnsi="Arial" w:cs="Arial"/>
          <w:sz w:val="18"/>
          <w:szCs w:val="18"/>
          <w:lang w:val="es-ES_tradnl" w:eastAsia="es-ES"/>
        </w:rPr>
        <w:t xml:space="preserve">, exceptuando el momento de pago del servicio. </w:t>
      </w:r>
      <w:r w:rsidRPr="002074AC">
        <w:rPr>
          <w:rFonts w:ascii="Arial" w:eastAsia="Times New Roman" w:hAnsi="Arial" w:cs="Arial"/>
          <w:sz w:val="18"/>
          <w:szCs w:val="18"/>
          <w:lang w:eastAsia="es-MX"/>
        </w:rPr>
        <w:t xml:space="preserve">Cualquier cargo por el </w:t>
      </w:r>
      <w:r w:rsidRPr="002074AC">
        <w:rPr>
          <w:rFonts w:ascii="Arial" w:eastAsia="Times New Roman" w:hAnsi="Arial" w:cs="Arial"/>
          <w:sz w:val="18"/>
          <w:szCs w:val="18"/>
          <w:lang w:val="es-ES_tradnl" w:eastAsia="es-ES"/>
        </w:rPr>
        <w:t>SERVICIO</w:t>
      </w:r>
      <w:r w:rsidRPr="002074AC">
        <w:rPr>
          <w:rFonts w:ascii="Arial" w:eastAsia="Times New Roman" w:hAnsi="Arial" w:cs="Arial"/>
          <w:sz w:val="18"/>
          <w:szCs w:val="18"/>
          <w:lang w:eastAsia="es-MX"/>
        </w:rPr>
        <w:t xml:space="preserve"> comienza a partir de la fecha en la que efectivamente el PROVEEDOR inicie la prestación del SERVICIO. </w:t>
      </w:r>
    </w:p>
    <w:p w14:paraId="56E63BC8" w14:textId="1D32A12D" w:rsidR="00B20521" w:rsidRDefault="00B20521">
      <w:pPr>
        <w:pStyle w:val="Textocomentario"/>
      </w:pPr>
      <w:r>
        <w:t xml:space="preserve">O en POSPAGO </w:t>
      </w:r>
    </w:p>
  </w:comment>
  <w:comment w:id="213" w:author="ARAMC" w:date="2026-01-20T10:09:00Z" w:initials="1">
    <w:p w14:paraId="57D1E0A0" w14:textId="77777777" w:rsidR="00B20521" w:rsidRDefault="00B20521" w:rsidP="001F6D39">
      <w:pPr>
        <w:pStyle w:val="Textocomentario"/>
      </w:pPr>
      <w:r>
        <w:rPr>
          <w:rStyle w:val="Refdecomentario"/>
        </w:rPr>
        <w:annotationRef/>
      </w:r>
      <w:r>
        <w:t xml:space="preserve">Habrá que ajustarse  conforme a la LMTR Artículo 186, fracción </w:t>
      </w:r>
    </w:p>
    <w:p w14:paraId="2033D10F" w14:textId="29A34918" w:rsidR="00B20521" w:rsidRDefault="00B20521" w:rsidP="001F6D39">
      <w:pPr>
        <w:pStyle w:val="Textocomentario"/>
      </w:pPr>
      <w:r>
        <w:t>I. Permitan a los concesionarios y, en su caso, a los autorizados modificar unilateralmente el contenido del contrato o sustraerse unilateralmente de sus obligaciones, salvo que se establezca expresamente la obligación de notificar al usuario o suscriptor, con al menos treinta días de anticipación, y se obtenga su consentimiento expreso.</w:t>
      </w:r>
    </w:p>
  </w:comment>
  <w:comment w:id="216" w:author="ARAMC" w:date="2026-01-20T12:46:00Z" w:initials="1">
    <w:p w14:paraId="2B5690D2" w14:textId="0A2A5DDB" w:rsidR="00723531" w:rsidRDefault="00723531">
      <w:pPr>
        <w:pStyle w:val="Textocomentario"/>
      </w:pPr>
      <w:r>
        <w:rPr>
          <w:rStyle w:val="Refdecomentario"/>
        </w:rPr>
        <w:annotationRef/>
      </w:r>
      <w:r>
        <w:t>La página debe encontrarse habilitada con los datos de contacto y servicios que se ofrecen.</w:t>
      </w:r>
    </w:p>
  </w:comment>
  <w:comment w:id="268" w:author="ARAMC" w:date="2026-01-20T10:35:00Z" w:initials="1">
    <w:p w14:paraId="3FD4F9A2" w14:textId="77777777" w:rsidR="00B20521" w:rsidRDefault="00B20521" w:rsidP="00404C17">
      <w:pPr>
        <w:pStyle w:val="Textocomentario"/>
      </w:pPr>
      <w:r>
        <w:rPr>
          <w:rStyle w:val="Refdecomentario"/>
        </w:rPr>
        <w:annotationRef/>
      </w:r>
      <w:r>
        <w:t xml:space="preserve">Artículo 186, fracción XXIII de la LMTR.      </w:t>
      </w:r>
    </w:p>
    <w:p w14:paraId="6879826F" w14:textId="77777777" w:rsidR="00B20521" w:rsidRDefault="00B20521" w:rsidP="00404C17">
      <w:pPr>
        <w:pStyle w:val="Textocomentario"/>
      </w:pPr>
    </w:p>
    <w:p w14:paraId="7E9B6B4F" w14:textId="188DBA36" w:rsidR="00B20521" w:rsidRDefault="00B20521" w:rsidP="00404C17">
      <w:pPr>
        <w:pStyle w:val="Textocomentario"/>
      </w:pPr>
      <w:r>
        <w:t>XXIII. A que se requiera su consentimiento previo para el cobro de servicios adicionales a los originalmente contratados, así como la posibilidad de cancelarlos en cualquier momento</w:t>
      </w:r>
    </w:p>
  </w:comment>
  <w:comment w:id="279" w:author="ARAMC" w:date="2026-01-20T10:44:00Z" w:initials="1">
    <w:p w14:paraId="0F04FCBA" w14:textId="77777777" w:rsidR="00B20521" w:rsidRDefault="00B20521" w:rsidP="00267A4D">
      <w:pPr>
        <w:pStyle w:val="Textocomentario"/>
      </w:pPr>
      <w:r>
        <w:rPr>
          <w:rStyle w:val="Refdecomentario"/>
        </w:rPr>
        <w:annotationRef/>
      </w:r>
      <w:r>
        <w:t>Conforme a la NOM-184-2018 Numeral 6.1 Sistemas de Atención…"estar disponibles y brindar atención las 24 (veinticuatro) horas del día, todos los días del año.</w:t>
      </w:r>
    </w:p>
    <w:p w14:paraId="372786EF" w14:textId="5D876F76" w:rsidR="00B20521" w:rsidRDefault="00B20521" w:rsidP="00267A4D">
      <w:pPr>
        <w:pStyle w:val="Textocomentario"/>
      </w:pPr>
      <w:r>
        <w:t>Concesión: Condiciones Generales - Código de Prácticas Comerciales- 10.4</w:t>
      </w:r>
    </w:p>
  </w:comment>
  <w:comment w:id="294" w:author="ARAMC" w:date="2026-01-20T12:38:00Z" w:initials="1">
    <w:p w14:paraId="07AE3292" w14:textId="77777777" w:rsidR="00B20521" w:rsidRDefault="00B20521">
      <w:pPr>
        <w:pStyle w:val="Textocomentario"/>
      </w:pPr>
      <w:r>
        <w:rPr>
          <w:rStyle w:val="Refdecomentario"/>
        </w:rPr>
        <w:annotationRef/>
      </w:r>
      <w:r>
        <w:t>Eliminar Pagaré</w:t>
      </w:r>
    </w:p>
    <w:p w14:paraId="50CE47D3" w14:textId="40D6BEAA" w:rsidR="00B20521" w:rsidRDefault="00B20521">
      <w:pPr>
        <w:pStyle w:val="Textocomentario"/>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5D3756" w15:done="0"/>
  <w15:commentEx w15:paraId="18309E3F" w15:done="0"/>
  <w15:commentEx w15:paraId="4E6266DD" w15:done="0"/>
  <w15:commentEx w15:paraId="0CA120AF" w15:done="0"/>
  <w15:commentEx w15:paraId="6A237051" w15:done="0"/>
  <w15:commentEx w15:paraId="712B7D1D" w15:done="0"/>
  <w15:commentEx w15:paraId="348F2D0A" w15:done="0"/>
  <w15:commentEx w15:paraId="2678D39C" w15:done="0"/>
  <w15:commentEx w15:paraId="478C6392" w15:done="0"/>
  <w15:commentEx w15:paraId="56E63BC8" w15:done="0"/>
  <w15:commentEx w15:paraId="2033D10F" w15:done="0"/>
  <w15:commentEx w15:paraId="2B5690D2" w15:done="0"/>
  <w15:commentEx w15:paraId="7E9B6B4F" w15:done="0"/>
  <w15:commentEx w15:paraId="372786EF" w15:done="0"/>
  <w15:commentEx w15:paraId="50CE47D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E3039E" w14:textId="77777777" w:rsidR="00B20521" w:rsidRDefault="00B20521">
      <w:r>
        <w:separator/>
      </w:r>
    </w:p>
  </w:endnote>
  <w:endnote w:type="continuationSeparator" w:id="0">
    <w:p w14:paraId="0805AA77" w14:textId="77777777" w:rsidR="00B20521" w:rsidRDefault="00B20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7ED9"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0048" behindDoc="1" locked="0" layoutInCell="0" allowOverlap="1" wp14:anchorId="4DE82076" wp14:editId="3C57898E">
              <wp:simplePos x="0" y="0"/>
              <wp:positionH relativeFrom="page">
                <wp:posOffset>3496310</wp:posOffset>
              </wp:positionH>
              <wp:positionV relativeFrom="page">
                <wp:posOffset>9276080</wp:posOffset>
              </wp:positionV>
              <wp:extent cx="782955" cy="165735"/>
              <wp:effectExtent l="0" t="0" r="0" b="0"/>
              <wp:wrapNone/>
              <wp:docPr id="3" name="Textbox 2"/>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6D38D2A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723531">
                            <w:rPr>
                              <w:rFonts w:ascii="Calibri" w:hAnsi="Calibri"/>
                              <w:b/>
                              <w:noProof/>
                              <w:color w:val="000000"/>
                            </w:rPr>
                            <w:t>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16" w:author="ARAMC" w:date="2026-01-20T12:45:00Z">
                            <w:r w:rsidR="00723531">
                              <w:rPr>
                                <w:rFonts w:ascii="Calibri" w:hAnsi="Calibri"/>
                                <w:b/>
                                <w:noProof/>
                                <w:color w:val="000000"/>
                                <w:spacing w:val="-10"/>
                              </w:rPr>
                              <w:t>12</w:t>
                            </w:r>
                          </w:ins>
                          <w:del w:id="17"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4DE82076" id="Textbox 2" o:spid="_x0000_s1028" style="position:absolute;margin-left:275.3pt;margin-top:730.4pt;width:61.65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" o:allowincell="f" filled="f" stroked="f" strokeweight="0">
              <v:textbox inset="0,0,0,0">
                <w:txbxContent>
                  <w:p w14:paraId="6D38D2A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723531">
                      <w:rPr>
                        <w:rFonts w:ascii="Calibri" w:hAnsi="Calibri"/>
                        <w:b/>
                        <w:noProof/>
                        <w:color w:val="000000"/>
                      </w:rPr>
                      <w:t>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18" w:author="ARAMC" w:date="2026-01-20T12:45:00Z">
                      <w:r w:rsidR="00723531">
                        <w:rPr>
                          <w:rFonts w:ascii="Calibri" w:hAnsi="Calibri"/>
                          <w:b/>
                          <w:noProof/>
                          <w:color w:val="000000"/>
                          <w:spacing w:val="-10"/>
                        </w:rPr>
                        <w:t>12</w:t>
                      </w:r>
                    </w:ins>
                    <w:del w:id="19"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D1E51E"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1312" behindDoc="1" locked="0" layoutInCell="0" allowOverlap="1" wp14:anchorId="6A13C51F" wp14:editId="0544D9C4">
              <wp:simplePos x="0" y="0"/>
              <wp:positionH relativeFrom="page">
                <wp:posOffset>3496310</wp:posOffset>
              </wp:positionH>
              <wp:positionV relativeFrom="page">
                <wp:posOffset>9276080</wp:posOffset>
              </wp:positionV>
              <wp:extent cx="782955" cy="165735"/>
              <wp:effectExtent l="0" t="0" r="0" b="0"/>
              <wp:wrapNone/>
              <wp:docPr id="4" name="Textbox 2"/>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0485AA45"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6A13C51F" id="_x0000_s1029" style="position:absolute;margin-left:275.3pt;margin-top:730.4pt;width:61.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" o:allowincell="f" filled="f" stroked="f" strokeweight="0">
              <v:textbox inset="0,0,0,0">
                <w:txbxContent>
                  <w:p w14:paraId="0485AA45"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C8DBD3" w14:textId="77777777" w:rsidR="00B20521" w:rsidRDefault="00B20521">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7CC772"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1072" behindDoc="1" locked="0" layoutInCell="0" allowOverlap="1" wp14:anchorId="06245E89" wp14:editId="3D62EB20">
              <wp:simplePos x="0" y="0"/>
              <wp:positionH relativeFrom="page">
                <wp:posOffset>3496310</wp:posOffset>
              </wp:positionH>
              <wp:positionV relativeFrom="page">
                <wp:posOffset>9276080</wp:posOffset>
              </wp:positionV>
              <wp:extent cx="782955" cy="165735"/>
              <wp:effectExtent l="0" t="0" r="0" b="0"/>
              <wp:wrapNone/>
              <wp:docPr id="6" name="Textbox 1"/>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6FC41E6A"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3</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111" w:author="ARAMC" w:date="2026-01-20T12:56:00Z">
                            <w:r w:rsidR="00AE416D">
                              <w:rPr>
                                <w:rFonts w:ascii="Calibri" w:hAnsi="Calibri"/>
                                <w:b/>
                                <w:noProof/>
                                <w:color w:val="000000"/>
                                <w:spacing w:val="-10"/>
                              </w:rPr>
                              <w:t>12</w:t>
                            </w:r>
                          </w:ins>
                          <w:del w:id="112"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06245E89" id="Textbox 1" o:spid="_x0000_s1030" style="position:absolute;margin-left:275.3pt;margin-top:730.4pt;width:61.6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" o:allowincell="f" filled="f" stroked="f" strokeweight="0">
              <v:textbox inset="0,0,0,0">
                <w:txbxContent>
                  <w:p w14:paraId="6FC41E6A"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3</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113" w:author="ARAMC" w:date="2026-01-20T12:56:00Z">
                      <w:r w:rsidR="00AE416D">
                        <w:rPr>
                          <w:rFonts w:ascii="Calibri" w:hAnsi="Calibri"/>
                          <w:b/>
                          <w:noProof/>
                          <w:color w:val="000000"/>
                          <w:spacing w:val="-10"/>
                        </w:rPr>
                        <w:t>12</w:t>
                      </w:r>
                    </w:ins>
                    <w:del w:id="114"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8B923"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2096" behindDoc="1" locked="0" layoutInCell="0" allowOverlap="1" wp14:anchorId="3554033D" wp14:editId="16E309F0">
              <wp:simplePos x="0" y="0"/>
              <wp:positionH relativeFrom="page">
                <wp:posOffset>3496310</wp:posOffset>
              </wp:positionH>
              <wp:positionV relativeFrom="page">
                <wp:posOffset>9276080</wp:posOffset>
              </wp:positionV>
              <wp:extent cx="782955" cy="165735"/>
              <wp:effectExtent l="0" t="0" r="0" b="0"/>
              <wp:wrapNone/>
              <wp:docPr id="7" name="Textbox 1"/>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2A98E859"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2</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3554033D" id="_x0000_s1031" style="position:absolute;margin-left:275.3pt;margin-top:730.4pt;width:61.6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" o:allowincell="f" filled="f" stroked="f" strokeweight="0">
              <v:textbox inset="0,0,0,0">
                <w:txbxContent>
                  <w:p w14:paraId="2A98E859"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2</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7E3A4" w14:textId="77777777" w:rsidR="00B20521" w:rsidRDefault="00B20521">
    <w:pPr>
      <w:pStyle w:val="Piedepgina"/>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E166F"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4384" behindDoc="1" locked="0" layoutInCell="0" allowOverlap="1" wp14:anchorId="5695BB39" wp14:editId="1F00F177">
              <wp:simplePos x="0" y="0"/>
              <wp:positionH relativeFrom="page">
                <wp:posOffset>3496310</wp:posOffset>
              </wp:positionH>
              <wp:positionV relativeFrom="page">
                <wp:posOffset>9276080</wp:posOffset>
              </wp:positionV>
              <wp:extent cx="782955" cy="165735"/>
              <wp:effectExtent l="0" t="0" r="0" b="0"/>
              <wp:wrapNone/>
              <wp:docPr id="9" name="Textbox 3"/>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038CDC2"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4</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199" w:author="ARAMC" w:date="2026-01-20T12:50:00Z">
                            <w:r w:rsidR="00AE416D">
                              <w:rPr>
                                <w:rFonts w:ascii="Calibri" w:hAnsi="Calibri"/>
                                <w:b/>
                                <w:noProof/>
                                <w:color w:val="000000"/>
                                <w:spacing w:val="-10"/>
                              </w:rPr>
                              <w:t>12</w:t>
                            </w:r>
                          </w:ins>
                          <w:del w:id="200"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5695BB39" id="Textbox 3" o:spid="_x0000_s1032" style="position:absolute;margin-left:275.3pt;margin-top:730.4pt;width:61.6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" o:allowincell="f" filled="f" stroked="f" strokeweight="0">
              <v:textbox inset="0,0,0,0">
                <w:txbxContent>
                  <w:p w14:paraId="4038CDC2"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4</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01" w:author="ARAMC" w:date="2026-01-20T12:50:00Z">
                      <w:r w:rsidR="00AE416D">
                        <w:rPr>
                          <w:rFonts w:ascii="Calibri" w:hAnsi="Calibri"/>
                          <w:b/>
                          <w:noProof/>
                          <w:color w:val="000000"/>
                          <w:spacing w:val="-10"/>
                        </w:rPr>
                        <w:t>12</w:t>
                      </w:r>
                    </w:ins>
                    <w:del w:id="202"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86459E"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5408" behindDoc="1" locked="0" layoutInCell="0" allowOverlap="1" wp14:anchorId="2AA0108F" wp14:editId="023C1B54">
              <wp:simplePos x="0" y="0"/>
              <wp:positionH relativeFrom="page">
                <wp:posOffset>3496310</wp:posOffset>
              </wp:positionH>
              <wp:positionV relativeFrom="page">
                <wp:posOffset>9276080</wp:posOffset>
              </wp:positionV>
              <wp:extent cx="782955" cy="165735"/>
              <wp:effectExtent l="0" t="0" r="0" b="0"/>
              <wp:wrapNone/>
              <wp:docPr id="10" name="Textbox 3"/>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7F1D1F50"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3</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2AA0108F" id="_x0000_s1033" style="position:absolute;margin-left:275.3pt;margin-top:730.4pt;width:61.6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" o:allowincell="f" filled="f" stroked="f" strokeweight="0">
              <v:textbox inset="0,0,0,0">
                <w:txbxContent>
                  <w:p w14:paraId="7F1D1F50"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3</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CA910" w14:textId="77777777" w:rsidR="00B20521" w:rsidRDefault="00B20521">
    <w:pPr>
      <w:pStyle w:val="Piedepgina"/>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5B2DC"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3120" behindDoc="1" locked="0" layoutInCell="0" allowOverlap="1" wp14:anchorId="7F56D6EF" wp14:editId="56F128BA">
              <wp:simplePos x="0" y="0"/>
              <wp:positionH relativeFrom="page">
                <wp:posOffset>3496310</wp:posOffset>
              </wp:positionH>
              <wp:positionV relativeFrom="page">
                <wp:posOffset>9276080</wp:posOffset>
              </wp:positionV>
              <wp:extent cx="782955" cy="165735"/>
              <wp:effectExtent l="0" t="0" r="0" b="0"/>
              <wp:wrapNone/>
              <wp:docPr id="11" name="Textbox 6"/>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FB93260"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5</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20" w:author="ARAMC" w:date="2026-01-20T12:51:00Z">
                            <w:r w:rsidR="00AE416D">
                              <w:rPr>
                                <w:rFonts w:ascii="Calibri" w:hAnsi="Calibri"/>
                                <w:b/>
                                <w:noProof/>
                                <w:color w:val="000000"/>
                                <w:spacing w:val="-10"/>
                              </w:rPr>
                              <w:t>12</w:t>
                            </w:r>
                          </w:ins>
                          <w:del w:id="221"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7F56D6EF" id="Textbox 6" o:spid="_x0000_s1034" style="position:absolute;margin-left:275.3pt;margin-top:730.4pt;width:61.65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" o:allowincell="f" filled="f" stroked="f" strokeweight="0">
              <v:textbox inset="0,0,0,0">
                <w:txbxContent>
                  <w:p w14:paraId="4FB93260"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5</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22" w:author="ARAMC" w:date="2026-01-20T12:51:00Z">
                      <w:r w:rsidR="00AE416D">
                        <w:rPr>
                          <w:rFonts w:ascii="Calibri" w:hAnsi="Calibri"/>
                          <w:b/>
                          <w:noProof/>
                          <w:color w:val="000000"/>
                          <w:spacing w:val="-10"/>
                        </w:rPr>
                        <w:t>12</w:t>
                      </w:r>
                    </w:ins>
                    <w:del w:id="223"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7A2F5"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7216" behindDoc="1" locked="0" layoutInCell="0" allowOverlap="1" wp14:anchorId="7A0D6788" wp14:editId="7CB43EC9">
              <wp:simplePos x="0" y="0"/>
              <wp:positionH relativeFrom="page">
                <wp:posOffset>3496310</wp:posOffset>
              </wp:positionH>
              <wp:positionV relativeFrom="page">
                <wp:posOffset>9276080</wp:posOffset>
              </wp:positionV>
              <wp:extent cx="782955" cy="165735"/>
              <wp:effectExtent l="0" t="0" r="0" b="0"/>
              <wp:wrapNone/>
              <wp:docPr id="12" name="Textbox 6"/>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21441544"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4</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7A0D6788" id="_x0000_s1035" style="position:absolute;margin-left:275.3pt;margin-top:730.4pt;width:61.6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" o:allowincell="f" filled="f" stroked="f" strokeweight="0">
              <v:textbox inset="0,0,0,0">
                <w:txbxContent>
                  <w:p w14:paraId="21441544"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4</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0691E" w14:textId="77777777" w:rsidR="00B20521" w:rsidRDefault="00B20521">
    <w:pPr>
      <w:pStyle w:val="Piedepgina"/>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2F7F4"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4144" behindDoc="1" locked="0" layoutInCell="0" allowOverlap="1" wp14:anchorId="7B3305E6" wp14:editId="29D9A659">
              <wp:simplePos x="0" y="0"/>
              <wp:positionH relativeFrom="page">
                <wp:posOffset>3496310</wp:posOffset>
              </wp:positionH>
              <wp:positionV relativeFrom="page">
                <wp:posOffset>9276080</wp:posOffset>
              </wp:positionV>
              <wp:extent cx="782955" cy="165735"/>
              <wp:effectExtent l="0" t="0" r="0" b="0"/>
              <wp:wrapNone/>
              <wp:docPr id="13" name="Textbox 7"/>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1BD252A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7</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55" w:author="ARAMC" w:date="2026-01-20T12:56:00Z">
                            <w:r w:rsidR="00AE416D">
                              <w:rPr>
                                <w:rFonts w:ascii="Calibri" w:hAnsi="Calibri"/>
                                <w:b/>
                                <w:noProof/>
                                <w:color w:val="000000"/>
                                <w:spacing w:val="-10"/>
                              </w:rPr>
                              <w:t>12</w:t>
                            </w:r>
                          </w:ins>
                          <w:del w:id="256"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7B3305E6" id="Textbox 7" o:spid="_x0000_s1036" style="position:absolute;margin-left:275.3pt;margin-top:730.4pt;width:61.65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" o:allowincell="f" filled="f" stroked="f" strokeweight="0">
              <v:textbox inset="0,0,0,0">
                <w:txbxContent>
                  <w:p w14:paraId="1BD252A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7</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57" w:author="ARAMC" w:date="2026-01-20T12:56:00Z">
                      <w:r w:rsidR="00AE416D">
                        <w:rPr>
                          <w:rFonts w:ascii="Calibri" w:hAnsi="Calibri"/>
                          <w:b/>
                          <w:noProof/>
                          <w:color w:val="000000"/>
                          <w:spacing w:val="-10"/>
                        </w:rPr>
                        <w:t>12</w:t>
                      </w:r>
                    </w:ins>
                    <w:del w:id="258"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2934D"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5168" behindDoc="1" locked="0" layoutInCell="0" allowOverlap="1" wp14:anchorId="26A719AD" wp14:editId="1DCF6B97">
              <wp:simplePos x="0" y="0"/>
              <wp:positionH relativeFrom="page">
                <wp:posOffset>3496310</wp:posOffset>
              </wp:positionH>
              <wp:positionV relativeFrom="page">
                <wp:posOffset>9276080</wp:posOffset>
              </wp:positionV>
              <wp:extent cx="782955" cy="165735"/>
              <wp:effectExtent l="0" t="0" r="0" b="0"/>
              <wp:wrapNone/>
              <wp:docPr id="14" name="Textbox 7"/>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660DF50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5</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26A719AD" id="_x0000_s1037" style="position:absolute;margin-left:275.3pt;margin-top:730.4pt;width:61.6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" o:allowincell="f" filled="f" stroked="f" strokeweight="0">
              <v:textbox inset="0,0,0,0">
                <w:txbxContent>
                  <w:p w14:paraId="660DF508"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5</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95BF6" w14:textId="77777777" w:rsidR="00B20521" w:rsidRDefault="00B20521">
    <w:pPr>
      <w:pStyle w:val="Piedepgina"/>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41047"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6192" behindDoc="1" locked="0" layoutInCell="0" allowOverlap="1" wp14:anchorId="1382EC11" wp14:editId="395F4FBB">
              <wp:simplePos x="0" y="0"/>
              <wp:positionH relativeFrom="page">
                <wp:posOffset>3496310</wp:posOffset>
              </wp:positionH>
              <wp:positionV relativeFrom="page">
                <wp:posOffset>9276080</wp:posOffset>
              </wp:positionV>
              <wp:extent cx="782955" cy="165735"/>
              <wp:effectExtent l="0" t="0" r="0" b="0"/>
              <wp:wrapNone/>
              <wp:docPr id="15" name="Textbox 8"/>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41CD886F"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9</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69" w:author="ARAMC" w:date="2026-01-20T12:56:00Z">
                            <w:r w:rsidR="00AE416D">
                              <w:rPr>
                                <w:rFonts w:ascii="Calibri" w:hAnsi="Calibri"/>
                                <w:b/>
                                <w:noProof/>
                                <w:color w:val="000000"/>
                                <w:spacing w:val="-10"/>
                              </w:rPr>
                              <w:t>12</w:t>
                            </w:r>
                          </w:ins>
                          <w:del w:id="270"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1382EC11" id="Textbox 8" o:spid="_x0000_s1038" style="position:absolute;margin-left:275.3pt;margin-top:730.4pt;width:61.6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" o:allowincell="f" filled="f" stroked="f" strokeweight="0">
              <v:textbox inset="0,0,0,0">
                <w:txbxContent>
                  <w:p w14:paraId="41CD886F"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9</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71" w:author="ARAMC" w:date="2026-01-20T12:56:00Z">
                      <w:r w:rsidR="00AE416D">
                        <w:rPr>
                          <w:rFonts w:ascii="Calibri" w:hAnsi="Calibri"/>
                          <w:b/>
                          <w:noProof/>
                          <w:color w:val="000000"/>
                          <w:spacing w:val="-10"/>
                        </w:rPr>
                        <w:t>12</w:t>
                      </w:r>
                    </w:ins>
                    <w:del w:id="272"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413CD"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8240" behindDoc="1" locked="0" layoutInCell="0" allowOverlap="1" wp14:anchorId="418F81A6" wp14:editId="1882848A">
              <wp:simplePos x="0" y="0"/>
              <wp:positionH relativeFrom="page">
                <wp:posOffset>3496310</wp:posOffset>
              </wp:positionH>
              <wp:positionV relativeFrom="page">
                <wp:posOffset>9276080</wp:posOffset>
              </wp:positionV>
              <wp:extent cx="782955" cy="165735"/>
              <wp:effectExtent l="0" t="0" r="0" b="0"/>
              <wp:wrapNone/>
              <wp:docPr id="16" name="Textbox 8"/>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354F2D0D"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6</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418F81A6" id="_x0000_s1039" style="position:absolute;margin-left:275.3pt;margin-top:730.4pt;width:61.6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" o:allowincell="f" filled="f" stroked="f" strokeweight="0">
              <v:textbox inset="0,0,0,0">
                <w:txbxContent>
                  <w:p w14:paraId="354F2D0D"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6</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98262" w14:textId="77777777" w:rsidR="00B20521" w:rsidRDefault="00B20521">
    <w:pPr>
      <w:pStyle w:val="Piedepgina"/>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7DA1C"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59264" behindDoc="1" locked="0" layoutInCell="0" allowOverlap="1" wp14:anchorId="3DCD66C9" wp14:editId="6223602C">
              <wp:simplePos x="0" y="0"/>
              <wp:positionH relativeFrom="page">
                <wp:posOffset>3496310</wp:posOffset>
              </wp:positionH>
              <wp:positionV relativeFrom="page">
                <wp:posOffset>9276080</wp:posOffset>
              </wp:positionV>
              <wp:extent cx="782955" cy="165735"/>
              <wp:effectExtent l="0" t="0" r="0" b="0"/>
              <wp:wrapNone/>
              <wp:docPr id="19" name="Textbox 9"/>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02D4E682"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11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89" w:author="ARAMC" w:date="2026-01-20T12:56:00Z">
                            <w:r w:rsidR="00AE416D">
                              <w:rPr>
                                <w:rFonts w:ascii="Calibri" w:hAnsi="Calibri"/>
                                <w:b/>
                                <w:noProof/>
                                <w:color w:val="000000"/>
                                <w:spacing w:val="-10"/>
                              </w:rPr>
                              <w:t>12</w:t>
                            </w:r>
                          </w:ins>
                          <w:del w:id="290"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3DCD66C9" id="Textbox 9" o:spid="_x0000_s1040" style="position:absolute;margin-left:275.3pt;margin-top:730.4pt;width:61.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" o:allowincell="f" filled="f" stroked="f" strokeweight="0">
              <v:textbox inset="0,0,0,0">
                <w:txbxContent>
                  <w:p w14:paraId="02D4E682"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11</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91" w:author="ARAMC" w:date="2026-01-20T12:56:00Z">
                      <w:r w:rsidR="00AE416D">
                        <w:rPr>
                          <w:rFonts w:ascii="Calibri" w:hAnsi="Calibri"/>
                          <w:b/>
                          <w:noProof/>
                          <w:color w:val="000000"/>
                          <w:spacing w:val="-10"/>
                        </w:rPr>
                        <w:t>12</w:t>
                      </w:r>
                    </w:ins>
                    <w:del w:id="292"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7F133D"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2336" behindDoc="1" locked="0" layoutInCell="0" allowOverlap="1" wp14:anchorId="1CD7127F" wp14:editId="01ED525B">
              <wp:simplePos x="0" y="0"/>
              <wp:positionH relativeFrom="page">
                <wp:posOffset>3496310</wp:posOffset>
              </wp:positionH>
              <wp:positionV relativeFrom="page">
                <wp:posOffset>9276080</wp:posOffset>
              </wp:positionV>
              <wp:extent cx="782955" cy="165735"/>
              <wp:effectExtent l="0" t="0" r="0" b="0"/>
              <wp:wrapNone/>
              <wp:docPr id="20" name="Textbox 9"/>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3CF0DF15"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7</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1CD7127F" id="_x0000_s1041" style="position:absolute;margin-left:275.3pt;margin-top:730.4pt;width:61.6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" o:allowincell="f" filled="f" stroked="f" strokeweight="0">
              <v:textbox inset="0,0,0,0">
                <w:txbxContent>
                  <w:p w14:paraId="3CF0DF15"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7</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0EBA32" w14:textId="77777777" w:rsidR="00B20521" w:rsidRDefault="00B20521">
    <w:pPr>
      <w:pStyle w:val="Piedepgina"/>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BCC410"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0288" behindDoc="1" locked="0" layoutInCell="0" allowOverlap="1" wp14:anchorId="087D13BA" wp14:editId="416A6F8F">
              <wp:simplePos x="0" y="0"/>
              <wp:positionH relativeFrom="page">
                <wp:posOffset>3496310</wp:posOffset>
              </wp:positionH>
              <wp:positionV relativeFrom="page">
                <wp:posOffset>9276080</wp:posOffset>
              </wp:positionV>
              <wp:extent cx="782955" cy="165735"/>
              <wp:effectExtent l="0" t="0" r="0" b="0"/>
              <wp:wrapNone/>
              <wp:docPr id="23" name="Textbox 10"/>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5FF796D7"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12</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95" w:author="ARAMC" w:date="2026-01-20T12:56:00Z">
                            <w:r w:rsidR="00AE416D">
                              <w:rPr>
                                <w:rFonts w:ascii="Calibri" w:hAnsi="Calibri"/>
                                <w:b/>
                                <w:noProof/>
                                <w:color w:val="000000"/>
                                <w:spacing w:val="-10"/>
                              </w:rPr>
                              <w:t>12</w:t>
                            </w:r>
                          </w:ins>
                          <w:del w:id="296"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087D13BA" id="Textbox 10" o:spid="_x0000_s1042" style="position:absolute;margin-left:275.3pt;margin-top:730.4pt;width:61.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" o:allowincell="f" filled="f" stroked="f" strokeweight="0">
              <v:textbox inset="0,0,0,0">
                <w:txbxContent>
                  <w:p w14:paraId="5FF796D7"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sidR="00AE416D">
                      <w:rPr>
                        <w:rFonts w:ascii="Calibri" w:hAnsi="Calibri"/>
                        <w:b/>
                        <w:noProof/>
                        <w:color w:val="000000"/>
                      </w:rPr>
                      <w:t>12</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ins w:id="297" w:author="ARAMC" w:date="2026-01-20T12:56:00Z">
                      <w:r w:rsidR="00AE416D">
                        <w:rPr>
                          <w:rFonts w:ascii="Calibri" w:hAnsi="Calibri"/>
                          <w:b/>
                          <w:noProof/>
                          <w:color w:val="000000"/>
                          <w:spacing w:val="-10"/>
                        </w:rPr>
                        <w:t>12</w:t>
                      </w:r>
                    </w:ins>
                    <w:del w:id="298" w:author="ARAMC" w:date="2026-01-16T17:57:00Z">
                      <w:r w:rsidDel="00DA3EC3">
                        <w:rPr>
                          <w:rFonts w:ascii="Calibri" w:hAnsi="Calibri"/>
                          <w:b/>
                          <w:noProof/>
                          <w:color w:val="000000"/>
                          <w:spacing w:val="-10"/>
                        </w:rPr>
                        <w:delText>9</w:delText>
                      </w:r>
                    </w:del>
                    <w:r>
                      <w:rPr>
                        <w:rFonts w:ascii="Calibri" w:hAnsi="Calibri"/>
                        <w:b/>
                        <w:color w:val="000000"/>
                        <w:spacing w:val="-10"/>
                      </w:rPr>
                      <w:fldChar w:fldCharType="end"/>
                    </w:r>
                  </w:p>
                </w:txbxContent>
              </v:textbox>
              <w10:wrap anchorx="page" anchory="page"/>
            </v:rect>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20C3B8" w14:textId="77777777" w:rsidR="00B20521" w:rsidRDefault="00B20521">
    <w:pPr>
      <w:pStyle w:val="Textoindependiente"/>
      <w:spacing w:line="14" w:lineRule="auto"/>
      <w:rPr>
        <w:sz w:val="20"/>
      </w:rPr>
    </w:pPr>
    <w:r>
      <w:rPr>
        <w:noProof/>
        <w:sz w:val="20"/>
        <w:lang w:val="es-MX" w:eastAsia="es-MX"/>
      </w:rPr>
      <mc:AlternateContent>
        <mc:Choice Requires="wps">
          <w:drawing>
            <wp:anchor distT="0" distB="0" distL="0" distR="0" simplePos="0" relativeHeight="251663360" behindDoc="1" locked="0" layoutInCell="0" allowOverlap="1" wp14:anchorId="2B469922" wp14:editId="4E6D6FE3">
              <wp:simplePos x="0" y="0"/>
              <wp:positionH relativeFrom="page">
                <wp:posOffset>3496310</wp:posOffset>
              </wp:positionH>
              <wp:positionV relativeFrom="page">
                <wp:posOffset>9276080</wp:posOffset>
              </wp:positionV>
              <wp:extent cx="782955" cy="165735"/>
              <wp:effectExtent l="0" t="0" r="0" b="0"/>
              <wp:wrapNone/>
              <wp:docPr id="24" name="Textbox 10"/>
              <wp:cNvGraphicFramePr/>
              <a:graphic xmlns:a="http://schemas.openxmlformats.org/drawingml/2006/main">
                <a:graphicData uri="http://schemas.microsoft.com/office/word/2010/wordprocessingShape">
                  <wps:wsp>
                    <wps:cNvSpPr/>
                    <wps:spPr>
                      <a:xfrm>
                        <a:off x="0" y="0"/>
                        <a:ext cx="783000" cy="165600"/>
                      </a:xfrm>
                      <a:prstGeom prst="rect">
                        <a:avLst/>
                      </a:prstGeom>
                      <a:noFill/>
                      <a:ln w="0">
                        <a:noFill/>
                      </a:ln>
                    </wps:spPr>
                    <wps:style>
                      <a:lnRef idx="0">
                        <a:scrgbClr r="0" g="0" b="0"/>
                      </a:lnRef>
                      <a:fillRef idx="0">
                        <a:scrgbClr r="0" g="0" b="0"/>
                      </a:fillRef>
                      <a:effectRef idx="0">
                        <a:scrgbClr r="0" g="0" b="0"/>
                      </a:effectRef>
                      <a:fontRef idx="minor"/>
                    </wps:style>
                    <wps:txbx>
                      <w:txbxContent>
                        <w:p w14:paraId="3A38B191"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8</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wps:txbx>
                    <wps:bodyPr lIns="0" tIns="0" rIns="0" bIns="0" anchor="t">
                      <a:noAutofit/>
                    </wps:bodyPr>
                  </wps:wsp>
                </a:graphicData>
              </a:graphic>
            </wp:anchor>
          </w:drawing>
        </mc:Choice>
        <mc:Fallback>
          <w:pict>
            <v:rect w14:anchorId="2B469922" id="_x0000_s1043" style="position:absolute;margin-left:275.3pt;margin-top:730.4pt;width:61.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" o:allowincell="f" filled="f" stroked="f" strokeweight="0">
              <v:textbox inset="0,0,0,0">
                <w:txbxContent>
                  <w:p w14:paraId="3A38B191" w14:textId="77777777" w:rsidR="00B20521" w:rsidRDefault="00B20521">
                    <w:pPr>
                      <w:pStyle w:val="Contenidodelmarcouser"/>
                      <w:spacing w:line="245" w:lineRule="exact"/>
                      <w:ind w:left="20"/>
                      <w:rPr>
                        <w:rFonts w:ascii="Calibri" w:hAnsi="Calibri"/>
                        <w:b/>
                      </w:rPr>
                    </w:pPr>
                    <w:r>
                      <w:rPr>
                        <w:rFonts w:ascii="Calibri" w:hAnsi="Calibri"/>
                        <w:color w:val="000000"/>
                      </w:rPr>
                      <w:t>Página</w:t>
                    </w:r>
                    <w:r>
                      <w:rPr>
                        <w:rFonts w:ascii="Calibri" w:hAnsi="Calibri"/>
                        <w:color w:val="000000"/>
                        <w:spacing w:val="-3"/>
                      </w:rPr>
                      <w:t xml:space="preserve"> </w:t>
                    </w:r>
                    <w:r>
                      <w:rPr>
                        <w:rFonts w:ascii="Calibri" w:hAnsi="Calibri"/>
                        <w:b/>
                        <w:color w:val="000000"/>
                      </w:rPr>
                      <w:fldChar w:fldCharType="begin"/>
                    </w:r>
                    <w:r>
                      <w:rPr>
                        <w:rFonts w:ascii="Calibri" w:hAnsi="Calibri"/>
                        <w:b/>
                        <w:color w:val="000000"/>
                      </w:rPr>
                      <w:instrText xml:space="preserve"> PAGE </w:instrText>
                    </w:r>
                    <w:r>
                      <w:rPr>
                        <w:rFonts w:ascii="Calibri" w:hAnsi="Calibri"/>
                        <w:b/>
                        <w:color w:val="000000"/>
                      </w:rPr>
                      <w:fldChar w:fldCharType="separate"/>
                    </w:r>
                    <w:r>
                      <w:rPr>
                        <w:rFonts w:ascii="Calibri" w:hAnsi="Calibri"/>
                        <w:b/>
                        <w:color w:val="000000"/>
                      </w:rPr>
                      <w:t>8</w:t>
                    </w:r>
                    <w:r>
                      <w:rPr>
                        <w:rFonts w:ascii="Calibri" w:hAnsi="Calibri"/>
                        <w:b/>
                        <w:color w:val="000000"/>
                      </w:rPr>
                      <w:fldChar w:fldCharType="end"/>
                    </w:r>
                    <w:r>
                      <w:rPr>
                        <w:rFonts w:ascii="Calibri" w:hAnsi="Calibri"/>
                        <w:b/>
                        <w:color w:val="000000"/>
                        <w:spacing w:val="-3"/>
                      </w:rPr>
                      <w:t xml:space="preserve"> </w:t>
                    </w:r>
                    <w:r>
                      <w:rPr>
                        <w:rFonts w:ascii="Calibri" w:hAnsi="Calibri"/>
                        <w:color w:val="000000"/>
                      </w:rPr>
                      <w:t>de</w:t>
                    </w:r>
                    <w:r>
                      <w:rPr>
                        <w:rFonts w:ascii="Calibri" w:hAnsi="Calibri"/>
                        <w:color w:val="000000"/>
                        <w:spacing w:val="-3"/>
                      </w:rPr>
                      <w:t xml:space="preserve"> </w:t>
                    </w:r>
                    <w:r>
                      <w:rPr>
                        <w:rFonts w:ascii="Calibri" w:hAnsi="Calibri"/>
                        <w:b/>
                        <w:color w:val="000000"/>
                        <w:spacing w:val="-10"/>
                      </w:rPr>
                      <w:fldChar w:fldCharType="begin"/>
                    </w:r>
                    <w:r>
                      <w:rPr>
                        <w:rFonts w:ascii="Calibri" w:hAnsi="Calibri"/>
                        <w:b/>
                        <w:color w:val="000000"/>
                        <w:spacing w:val="-10"/>
                      </w:rPr>
                      <w:instrText xml:space="preserve"> NUMPAGES </w:instrText>
                    </w:r>
                    <w:r>
                      <w:rPr>
                        <w:rFonts w:ascii="Calibri" w:hAnsi="Calibri"/>
                        <w:b/>
                        <w:color w:val="000000"/>
                        <w:spacing w:val="-10"/>
                      </w:rPr>
                      <w:fldChar w:fldCharType="separate"/>
                    </w:r>
                    <w:r>
                      <w:rPr>
                        <w:rFonts w:ascii="Calibri" w:hAnsi="Calibri"/>
                        <w:b/>
                        <w:color w:val="000000"/>
                        <w:spacing w:val="-10"/>
                      </w:rPr>
                      <w:t>8</w:t>
                    </w:r>
                    <w:r>
                      <w:rPr>
                        <w:rFonts w:ascii="Calibri" w:hAnsi="Calibri"/>
                        <w:b/>
                        <w:color w:val="000000"/>
                        <w:spacing w:val="-1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793CBF" w14:textId="77777777" w:rsidR="00B20521" w:rsidRDefault="00B20521">
      <w:r>
        <w:separator/>
      </w:r>
    </w:p>
  </w:footnote>
  <w:footnote w:type="continuationSeparator" w:id="0">
    <w:p w14:paraId="630C681E" w14:textId="77777777" w:rsidR="00B20521" w:rsidRDefault="00B205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3510"/>
      <w:gridCol w:w="7170"/>
    </w:tblGrid>
    <w:tr w:rsidR="00B20521" w14:paraId="4D377107" w14:textId="77777777" w:rsidTr="00464D4D">
      <w:tc>
        <w:tcPr>
          <w:tcW w:w="3510" w:type="dxa"/>
        </w:tcPr>
        <w:p w14:paraId="0EAFE883" w14:textId="77777777" w:rsidR="00B20521" w:rsidRDefault="00B20521">
          <w:pPr>
            <w:pStyle w:val="Encabezado"/>
          </w:pPr>
          <w:r>
            <w:rPr>
              <w:noProof/>
              <w:lang w:val="es-MX" w:eastAsia="es-MX"/>
            </w:rPr>
            <w:drawing>
              <wp:inline distT="0" distB="0" distL="0" distR="0" wp14:anchorId="1DDF7200" wp14:editId="2025317C">
                <wp:extent cx="2070100" cy="942975"/>
                <wp:effectExtent l="0" t="0" r="6350" b="9525"/>
                <wp:docPr id="27" name="Imagen1"/>
                <wp:cNvGraphicFramePr/>
                <a:graphic xmlns:a="http://schemas.openxmlformats.org/drawingml/2006/main">
                  <a:graphicData uri="http://schemas.openxmlformats.org/drawingml/2006/picture">
                    <pic:pic xmlns:pic="http://schemas.openxmlformats.org/drawingml/2006/picture">
                      <pic:nvPicPr>
                        <pic:cNvPr id="1" name="Imagen1"/>
                        <pic:cNvPicPr/>
                      </pic:nvPicPr>
                      <pic:blipFill>
                        <a:blip r:embed="rId1"/>
                        <a:stretch>
                          <a:fillRect/>
                        </a:stretch>
                      </pic:blipFill>
                      <pic:spPr bwMode="auto">
                        <a:xfrm>
                          <a:off x="0" y="0"/>
                          <a:ext cx="2070100" cy="942975"/>
                        </a:xfrm>
                        <a:prstGeom prst="rect">
                          <a:avLst/>
                        </a:prstGeom>
                        <a:noFill/>
                      </pic:spPr>
                    </pic:pic>
                  </a:graphicData>
                </a:graphic>
              </wp:inline>
            </w:drawing>
          </w:r>
        </w:p>
      </w:tc>
      <w:tc>
        <w:tcPr>
          <w:tcW w:w="7170" w:type="dxa"/>
        </w:tcPr>
        <w:p w14:paraId="0D77A0D1" w14:textId="77777777" w:rsidR="00B20521" w:rsidRDefault="00B20521">
          <w:pPr>
            <w:pStyle w:val="Encabezado"/>
          </w:pPr>
          <w:r>
            <w:t>NOMBRE COMERCIAL:</w:t>
          </w:r>
          <w:ins w:id="12" w:author="ARAMC" w:date="2026-01-16T17:56:00Z">
            <w:r>
              <w:t xml:space="preserve"> CONECTATEYA</w:t>
            </w:r>
          </w:ins>
        </w:p>
        <w:p w14:paraId="41612062" w14:textId="77777777" w:rsidR="00B20521" w:rsidRDefault="00B20521">
          <w:pPr>
            <w:pStyle w:val="Encabezado"/>
          </w:pPr>
          <w:r>
            <w:t>RAZÓN SOCIAL:</w:t>
          </w:r>
          <w:ins w:id="13" w:author="ARAMC" w:date="2026-01-16T17:55:00Z">
            <w:r>
              <w:t xml:space="preserve"> </w:t>
            </w:r>
            <w:r w:rsidRPr="0090578B">
              <w:t>NOE LARA ONTIVEROS</w:t>
            </w:r>
          </w:ins>
        </w:p>
        <w:p w14:paraId="46241AC1" w14:textId="77777777" w:rsidR="00B20521" w:rsidRDefault="00B20521">
          <w:pPr>
            <w:pStyle w:val="Encabezado"/>
          </w:pPr>
          <w:r>
            <w:t>RFC:</w:t>
          </w:r>
          <w:ins w:id="14" w:author="ARAMC" w:date="2026-01-16T17:55:00Z">
            <w:r>
              <w:t xml:space="preserve"> </w:t>
            </w:r>
            <w:r w:rsidRPr="0090578B">
              <w:t>LAON850314DS9</w:t>
            </w:r>
          </w:ins>
        </w:p>
        <w:p w14:paraId="72233F11" w14:textId="77777777" w:rsidR="00B20521" w:rsidRDefault="00B20521">
          <w:pPr>
            <w:pStyle w:val="Encabezado"/>
          </w:pPr>
          <w:r>
            <w:t>DOMICILIO FISCAL</w:t>
          </w:r>
          <w:ins w:id="15" w:author="ARAMC" w:date="2026-01-16T17:55:00Z">
            <w:r>
              <w:t xml:space="preserve">: </w:t>
            </w:r>
            <w:r w:rsidRPr="0090578B">
              <w:t>LOCALIDAD JOSÉ MA. PINO SUÁREZ, DURANGO, DGO., C.P. 34324.</w:t>
            </w:r>
          </w:ins>
        </w:p>
      </w:tc>
    </w:tr>
  </w:tbl>
  <w:p w14:paraId="62F7EB23" w14:textId="77777777" w:rsidR="00B20521" w:rsidRDefault="00B2052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07B88"/>
    <w:multiLevelType w:val="hybridMultilevel"/>
    <w:tmpl w:val="C20CE9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98B441C"/>
    <w:multiLevelType w:val="hybridMultilevel"/>
    <w:tmpl w:val="2FDEA31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F310118"/>
    <w:multiLevelType w:val="multilevel"/>
    <w:tmpl w:val="469063A6"/>
    <w:lvl w:ilvl="0">
      <w:start w:val="1"/>
      <w:numFmt w:val="decimal"/>
      <w:lvlText w:val="%1."/>
      <w:lvlJc w:val="left"/>
      <w:pPr>
        <w:tabs>
          <w:tab w:val="num" w:pos="0"/>
        </w:tabs>
        <w:ind w:left="823" w:hanging="360"/>
      </w:pPr>
      <w:rPr>
        <w:rFonts w:ascii="Arial" w:eastAsia="Arial" w:hAnsi="Arial" w:cs="Arial"/>
        <w:b/>
        <w:bCs/>
        <w:i w:val="0"/>
        <w:iCs w:val="0"/>
        <w:spacing w:val="0"/>
        <w:w w:val="100"/>
        <w:sz w:val="18"/>
        <w:szCs w:val="18"/>
        <w:lang w:val="es-ES" w:eastAsia="en-US" w:bidi="ar-SA"/>
      </w:rPr>
    </w:lvl>
    <w:lvl w:ilvl="1">
      <w:numFmt w:val="bullet"/>
      <w:lvlText w:val=""/>
      <w:lvlJc w:val="left"/>
      <w:pPr>
        <w:tabs>
          <w:tab w:val="num" w:pos="0"/>
        </w:tabs>
        <w:ind w:left="1787" w:hanging="360"/>
      </w:pPr>
      <w:rPr>
        <w:rFonts w:ascii="Symbol" w:hAnsi="Symbol" w:cs="Symbol" w:hint="default"/>
        <w:lang w:val="es-ES" w:eastAsia="en-US" w:bidi="ar-SA"/>
      </w:rPr>
    </w:lvl>
    <w:lvl w:ilvl="2">
      <w:numFmt w:val="bullet"/>
      <w:lvlText w:val=""/>
      <w:lvlJc w:val="left"/>
      <w:pPr>
        <w:tabs>
          <w:tab w:val="num" w:pos="0"/>
        </w:tabs>
        <w:ind w:left="2755" w:hanging="360"/>
      </w:pPr>
      <w:rPr>
        <w:rFonts w:ascii="Symbol" w:hAnsi="Symbol" w:cs="Symbol" w:hint="default"/>
        <w:lang w:val="es-ES" w:eastAsia="en-US" w:bidi="ar-SA"/>
      </w:rPr>
    </w:lvl>
    <w:lvl w:ilvl="3">
      <w:numFmt w:val="bullet"/>
      <w:lvlText w:val=""/>
      <w:lvlJc w:val="left"/>
      <w:pPr>
        <w:tabs>
          <w:tab w:val="num" w:pos="0"/>
        </w:tabs>
        <w:ind w:left="3722" w:hanging="360"/>
      </w:pPr>
      <w:rPr>
        <w:rFonts w:ascii="Symbol" w:hAnsi="Symbol" w:cs="Symbol" w:hint="default"/>
        <w:lang w:val="es-ES" w:eastAsia="en-US" w:bidi="ar-SA"/>
      </w:rPr>
    </w:lvl>
    <w:lvl w:ilvl="4">
      <w:numFmt w:val="bullet"/>
      <w:lvlText w:val=""/>
      <w:lvlJc w:val="left"/>
      <w:pPr>
        <w:tabs>
          <w:tab w:val="num" w:pos="0"/>
        </w:tabs>
        <w:ind w:left="4690" w:hanging="360"/>
      </w:pPr>
      <w:rPr>
        <w:rFonts w:ascii="Symbol" w:hAnsi="Symbol" w:cs="Symbol" w:hint="default"/>
        <w:lang w:val="es-ES" w:eastAsia="en-US" w:bidi="ar-SA"/>
      </w:rPr>
    </w:lvl>
    <w:lvl w:ilvl="5">
      <w:numFmt w:val="bullet"/>
      <w:lvlText w:val=""/>
      <w:lvlJc w:val="left"/>
      <w:pPr>
        <w:tabs>
          <w:tab w:val="num" w:pos="0"/>
        </w:tabs>
        <w:ind w:left="5657" w:hanging="360"/>
      </w:pPr>
      <w:rPr>
        <w:rFonts w:ascii="Symbol" w:hAnsi="Symbol" w:cs="Symbol" w:hint="default"/>
        <w:lang w:val="es-ES" w:eastAsia="en-US" w:bidi="ar-SA"/>
      </w:rPr>
    </w:lvl>
    <w:lvl w:ilvl="6">
      <w:numFmt w:val="bullet"/>
      <w:lvlText w:val=""/>
      <w:lvlJc w:val="left"/>
      <w:pPr>
        <w:tabs>
          <w:tab w:val="num" w:pos="0"/>
        </w:tabs>
        <w:ind w:left="6625" w:hanging="360"/>
      </w:pPr>
      <w:rPr>
        <w:rFonts w:ascii="Symbol" w:hAnsi="Symbol" w:cs="Symbol" w:hint="default"/>
        <w:lang w:val="es-ES" w:eastAsia="en-US" w:bidi="ar-SA"/>
      </w:rPr>
    </w:lvl>
    <w:lvl w:ilvl="7">
      <w:numFmt w:val="bullet"/>
      <w:lvlText w:val=""/>
      <w:lvlJc w:val="left"/>
      <w:pPr>
        <w:tabs>
          <w:tab w:val="num" w:pos="0"/>
        </w:tabs>
        <w:ind w:left="7592" w:hanging="360"/>
      </w:pPr>
      <w:rPr>
        <w:rFonts w:ascii="Symbol" w:hAnsi="Symbol" w:cs="Symbol" w:hint="default"/>
        <w:lang w:val="es-ES" w:eastAsia="en-US" w:bidi="ar-SA"/>
      </w:rPr>
    </w:lvl>
    <w:lvl w:ilvl="8">
      <w:numFmt w:val="bullet"/>
      <w:lvlText w:val=""/>
      <w:lvlJc w:val="left"/>
      <w:pPr>
        <w:tabs>
          <w:tab w:val="num" w:pos="0"/>
        </w:tabs>
        <w:ind w:left="8560" w:hanging="360"/>
      </w:pPr>
      <w:rPr>
        <w:rFonts w:ascii="Symbol" w:hAnsi="Symbol" w:cs="Symbol" w:hint="default"/>
        <w:lang w:val="es-ES" w:eastAsia="en-US" w:bidi="ar-SA"/>
      </w:rPr>
    </w:lvl>
  </w:abstractNum>
  <w:abstractNum w:abstractNumId="3">
    <w:nsid w:val="32C149D1"/>
    <w:multiLevelType w:val="multilevel"/>
    <w:tmpl w:val="5854F8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546900FB"/>
    <w:multiLevelType w:val="multilevel"/>
    <w:tmpl w:val="95BA946A"/>
    <w:lvl w:ilvl="0">
      <w:start w:val="1"/>
      <w:numFmt w:val="upperLetter"/>
      <w:lvlText w:val="%1)"/>
      <w:lvlJc w:val="left"/>
      <w:pPr>
        <w:tabs>
          <w:tab w:val="num" w:pos="0"/>
        </w:tabs>
        <w:ind w:left="468" w:hanging="239"/>
      </w:pPr>
      <w:rPr>
        <w:rFonts w:ascii="Arial" w:eastAsia="Arial" w:hAnsi="Arial" w:cs="Arial"/>
        <w:b/>
        <w:bCs/>
        <w:i w:val="0"/>
        <w:iCs w:val="0"/>
        <w:spacing w:val="-3"/>
        <w:w w:val="99"/>
        <w:sz w:val="18"/>
        <w:szCs w:val="18"/>
        <w:lang w:val="es-ES" w:eastAsia="en-US" w:bidi="ar-SA"/>
      </w:rPr>
    </w:lvl>
    <w:lvl w:ilvl="1">
      <w:numFmt w:val="bullet"/>
      <w:lvlText w:val=""/>
      <w:lvlJc w:val="left"/>
      <w:pPr>
        <w:tabs>
          <w:tab w:val="num" w:pos="0"/>
        </w:tabs>
        <w:ind w:left="1468" w:hanging="239"/>
      </w:pPr>
      <w:rPr>
        <w:rFonts w:ascii="Symbol" w:hAnsi="Symbol" w:cs="Symbol" w:hint="default"/>
        <w:lang w:val="es-ES" w:eastAsia="en-US" w:bidi="ar-SA"/>
      </w:rPr>
    </w:lvl>
    <w:lvl w:ilvl="2">
      <w:numFmt w:val="bullet"/>
      <w:lvlText w:val=""/>
      <w:lvlJc w:val="left"/>
      <w:pPr>
        <w:tabs>
          <w:tab w:val="num" w:pos="0"/>
        </w:tabs>
        <w:ind w:left="2476" w:hanging="239"/>
      </w:pPr>
      <w:rPr>
        <w:rFonts w:ascii="Symbol" w:hAnsi="Symbol" w:cs="Symbol" w:hint="default"/>
        <w:lang w:val="es-ES" w:eastAsia="en-US" w:bidi="ar-SA"/>
      </w:rPr>
    </w:lvl>
    <w:lvl w:ilvl="3">
      <w:numFmt w:val="bullet"/>
      <w:lvlText w:val=""/>
      <w:lvlJc w:val="left"/>
      <w:pPr>
        <w:tabs>
          <w:tab w:val="num" w:pos="0"/>
        </w:tabs>
        <w:ind w:left="3484" w:hanging="239"/>
      </w:pPr>
      <w:rPr>
        <w:rFonts w:ascii="Symbol" w:hAnsi="Symbol" w:cs="Symbol" w:hint="default"/>
        <w:lang w:val="es-ES" w:eastAsia="en-US" w:bidi="ar-SA"/>
      </w:rPr>
    </w:lvl>
    <w:lvl w:ilvl="4">
      <w:numFmt w:val="bullet"/>
      <w:lvlText w:val=""/>
      <w:lvlJc w:val="left"/>
      <w:pPr>
        <w:tabs>
          <w:tab w:val="num" w:pos="0"/>
        </w:tabs>
        <w:ind w:left="4492" w:hanging="239"/>
      </w:pPr>
      <w:rPr>
        <w:rFonts w:ascii="Symbol" w:hAnsi="Symbol" w:cs="Symbol" w:hint="default"/>
        <w:lang w:val="es-ES" w:eastAsia="en-US" w:bidi="ar-SA"/>
      </w:rPr>
    </w:lvl>
    <w:lvl w:ilvl="5">
      <w:numFmt w:val="bullet"/>
      <w:lvlText w:val=""/>
      <w:lvlJc w:val="left"/>
      <w:pPr>
        <w:tabs>
          <w:tab w:val="num" w:pos="0"/>
        </w:tabs>
        <w:ind w:left="5501" w:hanging="239"/>
      </w:pPr>
      <w:rPr>
        <w:rFonts w:ascii="Symbol" w:hAnsi="Symbol" w:cs="Symbol" w:hint="default"/>
        <w:lang w:val="es-ES" w:eastAsia="en-US" w:bidi="ar-SA"/>
      </w:rPr>
    </w:lvl>
    <w:lvl w:ilvl="6">
      <w:numFmt w:val="bullet"/>
      <w:lvlText w:val=""/>
      <w:lvlJc w:val="left"/>
      <w:pPr>
        <w:tabs>
          <w:tab w:val="num" w:pos="0"/>
        </w:tabs>
        <w:ind w:left="6509" w:hanging="239"/>
      </w:pPr>
      <w:rPr>
        <w:rFonts w:ascii="Symbol" w:hAnsi="Symbol" w:cs="Symbol" w:hint="default"/>
        <w:lang w:val="es-ES" w:eastAsia="en-US" w:bidi="ar-SA"/>
      </w:rPr>
    </w:lvl>
    <w:lvl w:ilvl="7">
      <w:numFmt w:val="bullet"/>
      <w:lvlText w:val=""/>
      <w:lvlJc w:val="left"/>
      <w:pPr>
        <w:tabs>
          <w:tab w:val="num" w:pos="0"/>
        </w:tabs>
        <w:ind w:left="7517" w:hanging="239"/>
      </w:pPr>
      <w:rPr>
        <w:rFonts w:ascii="Symbol" w:hAnsi="Symbol" w:cs="Symbol" w:hint="default"/>
        <w:lang w:val="es-ES" w:eastAsia="en-US" w:bidi="ar-SA"/>
      </w:rPr>
    </w:lvl>
    <w:lvl w:ilvl="8">
      <w:numFmt w:val="bullet"/>
      <w:lvlText w:val=""/>
      <w:lvlJc w:val="left"/>
      <w:pPr>
        <w:tabs>
          <w:tab w:val="num" w:pos="0"/>
        </w:tabs>
        <w:ind w:left="8525" w:hanging="239"/>
      </w:pPr>
      <w:rPr>
        <w:rFonts w:ascii="Symbol" w:hAnsi="Symbol" w:cs="Symbol" w:hint="default"/>
        <w:lang w:val="es-ES" w:eastAsia="en-US" w:bidi="ar-SA"/>
      </w:rPr>
    </w:lvl>
  </w:abstractNum>
  <w:abstractNum w:abstractNumId="5">
    <w:nsid w:val="54767F6D"/>
    <w:multiLevelType w:val="hybridMultilevel"/>
    <w:tmpl w:val="7EAABCB0"/>
    <w:lvl w:ilvl="0" w:tplc="58C878B2">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nsid w:val="5AE66AA9"/>
    <w:multiLevelType w:val="multilevel"/>
    <w:tmpl w:val="3A7E4C76"/>
    <w:lvl w:ilvl="0">
      <w:start w:val="1"/>
      <w:numFmt w:val="upperLetter"/>
      <w:lvlText w:val="%1)"/>
      <w:lvlJc w:val="left"/>
      <w:pPr>
        <w:tabs>
          <w:tab w:val="num" w:pos="0"/>
        </w:tabs>
        <w:ind w:left="468" w:hanging="239"/>
      </w:pPr>
      <w:rPr>
        <w:rFonts w:ascii="Arial" w:eastAsia="Arial" w:hAnsi="Arial" w:cs="Arial"/>
        <w:b/>
        <w:bCs/>
        <w:i w:val="0"/>
        <w:iCs w:val="0"/>
        <w:spacing w:val="-3"/>
        <w:w w:val="99"/>
        <w:sz w:val="18"/>
        <w:szCs w:val="18"/>
        <w:lang w:val="es-ES" w:eastAsia="en-US" w:bidi="ar-SA"/>
      </w:rPr>
    </w:lvl>
    <w:lvl w:ilvl="1">
      <w:start w:val="1"/>
      <w:numFmt w:val="lowerLetter"/>
      <w:lvlText w:val="%2)"/>
      <w:lvlJc w:val="left"/>
      <w:pPr>
        <w:tabs>
          <w:tab w:val="num" w:pos="0"/>
        </w:tabs>
        <w:ind w:left="1308" w:hanging="360"/>
      </w:pPr>
      <w:rPr>
        <w:rFonts w:ascii="Arial MT" w:eastAsia="Arial MT" w:hAnsi="Arial MT" w:cs="Arial MT"/>
        <w:b w:val="0"/>
        <w:bCs w:val="0"/>
        <w:i w:val="0"/>
        <w:iCs w:val="0"/>
        <w:spacing w:val="0"/>
        <w:w w:val="99"/>
        <w:sz w:val="18"/>
        <w:szCs w:val="18"/>
        <w:lang w:val="es-ES" w:eastAsia="en-US" w:bidi="ar-SA"/>
      </w:rPr>
    </w:lvl>
    <w:lvl w:ilvl="2">
      <w:numFmt w:val="bullet"/>
      <w:lvlText w:val=""/>
      <w:lvlJc w:val="left"/>
      <w:pPr>
        <w:tabs>
          <w:tab w:val="num" w:pos="0"/>
        </w:tabs>
        <w:ind w:left="2326" w:hanging="360"/>
      </w:pPr>
      <w:rPr>
        <w:rFonts w:ascii="Symbol" w:hAnsi="Symbol" w:cs="Symbol" w:hint="default"/>
        <w:lang w:val="es-ES" w:eastAsia="en-US" w:bidi="ar-SA"/>
      </w:rPr>
    </w:lvl>
    <w:lvl w:ilvl="3">
      <w:numFmt w:val="bullet"/>
      <w:lvlText w:val=""/>
      <w:lvlJc w:val="left"/>
      <w:pPr>
        <w:tabs>
          <w:tab w:val="num" w:pos="0"/>
        </w:tabs>
        <w:ind w:left="3353" w:hanging="360"/>
      </w:pPr>
      <w:rPr>
        <w:rFonts w:ascii="Symbol" w:hAnsi="Symbol" w:cs="Symbol" w:hint="default"/>
        <w:lang w:val="es-ES" w:eastAsia="en-US" w:bidi="ar-SA"/>
      </w:rPr>
    </w:lvl>
    <w:lvl w:ilvl="4">
      <w:numFmt w:val="bullet"/>
      <w:lvlText w:val=""/>
      <w:lvlJc w:val="left"/>
      <w:pPr>
        <w:tabs>
          <w:tab w:val="num" w:pos="0"/>
        </w:tabs>
        <w:ind w:left="4380" w:hanging="360"/>
      </w:pPr>
      <w:rPr>
        <w:rFonts w:ascii="Symbol" w:hAnsi="Symbol" w:cs="Symbol" w:hint="default"/>
        <w:lang w:val="es-ES" w:eastAsia="en-US" w:bidi="ar-SA"/>
      </w:rPr>
    </w:lvl>
    <w:lvl w:ilvl="5">
      <w:numFmt w:val="bullet"/>
      <w:lvlText w:val=""/>
      <w:lvlJc w:val="left"/>
      <w:pPr>
        <w:tabs>
          <w:tab w:val="num" w:pos="0"/>
        </w:tabs>
        <w:ind w:left="5407" w:hanging="360"/>
      </w:pPr>
      <w:rPr>
        <w:rFonts w:ascii="Symbol" w:hAnsi="Symbol" w:cs="Symbol" w:hint="default"/>
        <w:lang w:val="es-ES" w:eastAsia="en-US" w:bidi="ar-SA"/>
      </w:rPr>
    </w:lvl>
    <w:lvl w:ilvl="6">
      <w:numFmt w:val="bullet"/>
      <w:lvlText w:val=""/>
      <w:lvlJc w:val="left"/>
      <w:pPr>
        <w:tabs>
          <w:tab w:val="num" w:pos="0"/>
        </w:tabs>
        <w:ind w:left="6434" w:hanging="360"/>
      </w:pPr>
      <w:rPr>
        <w:rFonts w:ascii="Symbol" w:hAnsi="Symbol" w:cs="Symbol" w:hint="default"/>
        <w:lang w:val="es-ES" w:eastAsia="en-US" w:bidi="ar-SA"/>
      </w:rPr>
    </w:lvl>
    <w:lvl w:ilvl="7">
      <w:numFmt w:val="bullet"/>
      <w:lvlText w:val=""/>
      <w:lvlJc w:val="left"/>
      <w:pPr>
        <w:tabs>
          <w:tab w:val="num" w:pos="0"/>
        </w:tabs>
        <w:ind w:left="7461" w:hanging="360"/>
      </w:pPr>
      <w:rPr>
        <w:rFonts w:ascii="Symbol" w:hAnsi="Symbol" w:cs="Symbol" w:hint="default"/>
        <w:lang w:val="es-ES" w:eastAsia="en-US" w:bidi="ar-SA"/>
      </w:rPr>
    </w:lvl>
    <w:lvl w:ilvl="8">
      <w:numFmt w:val="bullet"/>
      <w:lvlText w:val=""/>
      <w:lvlJc w:val="left"/>
      <w:pPr>
        <w:tabs>
          <w:tab w:val="num" w:pos="0"/>
        </w:tabs>
        <w:ind w:left="8488" w:hanging="360"/>
      </w:pPr>
      <w:rPr>
        <w:rFonts w:ascii="Symbol" w:hAnsi="Symbol" w:cs="Symbol" w:hint="default"/>
        <w:lang w:val="es-ES" w:eastAsia="en-US" w:bidi="ar-SA"/>
      </w:rPr>
    </w:lvl>
  </w:abstractNum>
  <w:abstractNum w:abstractNumId="7">
    <w:nsid w:val="6069562E"/>
    <w:multiLevelType w:val="multilevel"/>
    <w:tmpl w:val="EA3EE49C"/>
    <w:lvl w:ilvl="0">
      <w:start w:val="1"/>
      <w:numFmt w:val="lowerLetter"/>
      <w:lvlText w:val="%1)"/>
      <w:lvlJc w:val="left"/>
      <w:pPr>
        <w:tabs>
          <w:tab w:val="num" w:pos="0"/>
        </w:tabs>
        <w:ind w:left="943" w:hanging="356"/>
      </w:pPr>
      <w:rPr>
        <w:rFonts w:ascii="Arial MT" w:eastAsia="Arial MT" w:hAnsi="Arial MT" w:cs="Arial MT"/>
        <w:b w:val="0"/>
        <w:bCs w:val="0"/>
        <w:i w:val="0"/>
        <w:iCs w:val="0"/>
        <w:spacing w:val="0"/>
        <w:w w:val="99"/>
        <w:sz w:val="18"/>
        <w:szCs w:val="18"/>
        <w:lang w:val="es-ES" w:eastAsia="en-US" w:bidi="ar-SA"/>
      </w:rPr>
    </w:lvl>
    <w:lvl w:ilvl="1">
      <w:numFmt w:val="bullet"/>
      <w:lvlText w:val=""/>
      <w:lvlJc w:val="left"/>
      <w:pPr>
        <w:tabs>
          <w:tab w:val="num" w:pos="0"/>
        </w:tabs>
        <w:ind w:left="1900" w:hanging="356"/>
      </w:pPr>
      <w:rPr>
        <w:rFonts w:ascii="Symbol" w:hAnsi="Symbol" w:cs="Symbol" w:hint="default"/>
        <w:lang w:val="es-ES" w:eastAsia="en-US" w:bidi="ar-SA"/>
      </w:rPr>
    </w:lvl>
    <w:lvl w:ilvl="2">
      <w:numFmt w:val="bullet"/>
      <w:lvlText w:val=""/>
      <w:lvlJc w:val="left"/>
      <w:pPr>
        <w:tabs>
          <w:tab w:val="num" w:pos="0"/>
        </w:tabs>
        <w:ind w:left="2860" w:hanging="356"/>
      </w:pPr>
      <w:rPr>
        <w:rFonts w:ascii="Symbol" w:hAnsi="Symbol" w:cs="Symbol" w:hint="default"/>
        <w:lang w:val="es-ES" w:eastAsia="en-US" w:bidi="ar-SA"/>
      </w:rPr>
    </w:lvl>
    <w:lvl w:ilvl="3">
      <w:numFmt w:val="bullet"/>
      <w:lvlText w:val=""/>
      <w:lvlJc w:val="left"/>
      <w:pPr>
        <w:tabs>
          <w:tab w:val="num" w:pos="0"/>
        </w:tabs>
        <w:ind w:left="3820" w:hanging="356"/>
      </w:pPr>
      <w:rPr>
        <w:rFonts w:ascii="Symbol" w:hAnsi="Symbol" w:cs="Symbol" w:hint="default"/>
        <w:lang w:val="es-ES" w:eastAsia="en-US" w:bidi="ar-SA"/>
      </w:rPr>
    </w:lvl>
    <w:lvl w:ilvl="4">
      <w:numFmt w:val="bullet"/>
      <w:lvlText w:val=""/>
      <w:lvlJc w:val="left"/>
      <w:pPr>
        <w:tabs>
          <w:tab w:val="num" w:pos="0"/>
        </w:tabs>
        <w:ind w:left="4780" w:hanging="356"/>
      </w:pPr>
      <w:rPr>
        <w:rFonts w:ascii="Symbol" w:hAnsi="Symbol" w:cs="Symbol" w:hint="default"/>
        <w:lang w:val="es-ES" w:eastAsia="en-US" w:bidi="ar-SA"/>
      </w:rPr>
    </w:lvl>
    <w:lvl w:ilvl="5">
      <w:numFmt w:val="bullet"/>
      <w:lvlText w:val=""/>
      <w:lvlJc w:val="left"/>
      <w:pPr>
        <w:tabs>
          <w:tab w:val="num" w:pos="0"/>
        </w:tabs>
        <w:ind w:left="5741" w:hanging="356"/>
      </w:pPr>
      <w:rPr>
        <w:rFonts w:ascii="Symbol" w:hAnsi="Symbol" w:cs="Symbol" w:hint="default"/>
        <w:lang w:val="es-ES" w:eastAsia="en-US" w:bidi="ar-SA"/>
      </w:rPr>
    </w:lvl>
    <w:lvl w:ilvl="6">
      <w:numFmt w:val="bullet"/>
      <w:lvlText w:val=""/>
      <w:lvlJc w:val="left"/>
      <w:pPr>
        <w:tabs>
          <w:tab w:val="num" w:pos="0"/>
        </w:tabs>
        <w:ind w:left="6701" w:hanging="356"/>
      </w:pPr>
      <w:rPr>
        <w:rFonts w:ascii="Symbol" w:hAnsi="Symbol" w:cs="Symbol" w:hint="default"/>
        <w:lang w:val="es-ES" w:eastAsia="en-US" w:bidi="ar-SA"/>
      </w:rPr>
    </w:lvl>
    <w:lvl w:ilvl="7">
      <w:numFmt w:val="bullet"/>
      <w:lvlText w:val=""/>
      <w:lvlJc w:val="left"/>
      <w:pPr>
        <w:tabs>
          <w:tab w:val="num" w:pos="0"/>
        </w:tabs>
        <w:ind w:left="7661" w:hanging="356"/>
      </w:pPr>
      <w:rPr>
        <w:rFonts w:ascii="Symbol" w:hAnsi="Symbol" w:cs="Symbol" w:hint="default"/>
        <w:lang w:val="es-ES" w:eastAsia="en-US" w:bidi="ar-SA"/>
      </w:rPr>
    </w:lvl>
    <w:lvl w:ilvl="8">
      <w:numFmt w:val="bullet"/>
      <w:lvlText w:val=""/>
      <w:lvlJc w:val="left"/>
      <w:pPr>
        <w:tabs>
          <w:tab w:val="num" w:pos="0"/>
        </w:tabs>
        <w:ind w:left="8621" w:hanging="356"/>
      </w:pPr>
      <w:rPr>
        <w:rFonts w:ascii="Symbol" w:hAnsi="Symbol" w:cs="Symbol" w:hint="default"/>
        <w:lang w:val="es-ES" w:eastAsia="en-US" w:bidi="ar-SA"/>
      </w:rPr>
    </w:lvl>
  </w:abstractNum>
  <w:num w:numId="1">
    <w:abstractNumId w:val="7"/>
  </w:num>
  <w:num w:numId="2">
    <w:abstractNumId w:val="6"/>
  </w:num>
  <w:num w:numId="3">
    <w:abstractNumId w:val="4"/>
  </w:num>
  <w:num w:numId="4">
    <w:abstractNumId w:val="2"/>
  </w:num>
  <w:num w:numId="5">
    <w:abstractNumId w:val="3"/>
  </w:num>
  <w:num w:numId="6">
    <w:abstractNumId w:val="1"/>
  </w:num>
  <w:num w:numId="7">
    <w:abstractNumId w:val="5"/>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AMC">
    <w15:presenceInfo w15:providerId="None" w15:userId="ARAM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autoHyphenation/>
  <w:hyphenationZone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F806C4"/>
    <w:rsid w:val="00062553"/>
    <w:rsid w:val="00195D77"/>
    <w:rsid w:val="001F6D39"/>
    <w:rsid w:val="002219DB"/>
    <w:rsid w:val="002631CB"/>
    <w:rsid w:val="00267A4D"/>
    <w:rsid w:val="003A718C"/>
    <w:rsid w:val="00404C17"/>
    <w:rsid w:val="00464D4D"/>
    <w:rsid w:val="005B59B8"/>
    <w:rsid w:val="00655985"/>
    <w:rsid w:val="006942B9"/>
    <w:rsid w:val="006B0282"/>
    <w:rsid w:val="006D4396"/>
    <w:rsid w:val="00723531"/>
    <w:rsid w:val="007A343D"/>
    <w:rsid w:val="007A7F38"/>
    <w:rsid w:val="007D36D3"/>
    <w:rsid w:val="0090578B"/>
    <w:rsid w:val="009541C0"/>
    <w:rsid w:val="0096611D"/>
    <w:rsid w:val="00AE416D"/>
    <w:rsid w:val="00B0075F"/>
    <w:rsid w:val="00B20521"/>
    <w:rsid w:val="00B44C95"/>
    <w:rsid w:val="00C21AFC"/>
    <w:rsid w:val="00CB094F"/>
    <w:rsid w:val="00CE4DD3"/>
    <w:rsid w:val="00DA3EC3"/>
    <w:rsid w:val="00E34E46"/>
    <w:rsid w:val="00F41933"/>
    <w:rsid w:val="00F806C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E3309C2"/>
  <w15:docId w15:val="{D264070B-C0D5-47F3-84F2-0D730EF1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ascii="Arial MT" w:eastAsia="Arial MT" w:hAnsi="Arial MT" w:cs="Arial MT"/>
      <w:lang w:val="es-ES"/>
    </w:rPr>
  </w:style>
  <w:style w:type="paragraph" w:styleId="Ttulo1">
    <w:name w:val="heading 1"/>
    <w:basedOn w:val="Normal"/>
    <w:uiPriority w:val="1"/>
    <w:qFormat/>
    <w:pPr>
      <w:jc w:val="center"/>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paragraph" w:customStyle="1" w:styleId="Ttulo">
    <w:name w:val="Título"/>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uiPriority w:val="1"/>
    <w:qFormat/>
    <w:rPr>
      <w:sz w:val="18"/>
      <w:szCs w:val="18"/>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Prrafodelista">
    <w:name w:val="List Paragraph"/>
    <w:basedOn w:val="Normal"/>
    <w:uiPriority w:val="34"/>
    <w:qFormat/>
    <w:pPr>
      <w:spacing w:line="207" w:lineRule="exact"/>
      <w:ind w:left="468" w:hanging="238"/>
    </w:pPr>
  </w:style>
  <w:style w:type="paragraph" w:customStyle="1" w:styleId="TableParagraph">
    <w:name w:val="Table Paragraph"/>
    <w:basedOn w:val="Normal"/>
    <w:uiPriority w:val="1"/>
    <w:qFormat/>
  </w:style>
  <w:style w:type="paragraph" w:customStyle="1" w:styleId="Contenidodelmarcouser">
    <w:name w:val="Contenido del marco (user)"/>
    <w:basedOn w:val="Normal"/>
    <w:qFormat/>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Piedepgina">
    <w:name w:val="footer"/>
    <w:basedOn w:val="Cabeceraypieuser"/>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Encabezado">
    <w:name w:val="header"/>
    <w:basedOn w:val="Normal"/>
    <w:link w:val="EncabezadoCar"/>
    <w:uiPriority w:val="99"/>
    <w:unhideWhenUsed/>
    <w:rsid w:val="00464D4D"/>
    <w:pPr>
      <w:tabs>
        <w:tab w:val="center" w:pos="4419"/>
        <w:tab w:val="right" w:pos="8838"/>
      </w:tabs>
    </w:pPr>
  </w:style>
  <w:style w:type="character" w:customStyle="1" w:styleId="EncabezadoCar">
    <w:name w:val="Encabezado Car"/>
    <w:basedOn w:val="Fuentedeprrafopredeter"/>
    <w:link w:val="Encabezado"/>
    <w:uiPriority w:val="99"/>
    <w:rsid w:val="00464D4D"/>
    <w:rPr>
      <w:rFonts w:ascii="Arial MT" w:eastAsia="Arial MT" w:hAnsi="Arial MT" w:cs="Arial MT"/>
      <w:lang w:val="es-ES"/>
    </w:rPr>
  </w:style>
  <w:style w:type="table" w:styleId="Tablaconcuadrcula">
    <w:name w:val="Table Grid"/>
    <w:basedOn w:val="Tablanormal"/>
    <w:uiPriority w:val="59"/>
    <w:rsid w:val="00464D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5B59B8"/>
    <w:rPr>
      <w:sz w:val="16"/>
      <w:szCs w:val="16"/>
    </w:rPr>
  </w:style>
  <w:style w:type="paragraph" w:styleId="Textocomentario">
    <w:name w:val="annotation text"/>
    <w:basedOn w:val="Normal"/>
    <w:link w:val="TextocomentarioCar"/>
    <w:uiPriority w:val="99"/>
    <w:semiHidden/>
    <w:unhideWhenUsed/>
    <w:rsid w:val="005B59B8"/>
    <w:rPr>
      <w:sz w:val="20"/>
      <w:szCs w:val="20"/>
    </w:rPr>
  </w:style>
  <w:style w:type="character" w:customStyle="1" w:styleId="TextocomentarioCar">
    <w:name w:val="Texto comentario Car"/>
    <w:basedOn w:val="Fuentedeprrafopredeter"/>
    <w:link w:val="Textocomentario"/>
    <w:uiPriority w:val="99"/>
    <w:semiHidden/>
    <w:rsid w:val="005B59B8"/>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B59B8"/>
    <w:rPr>
      <w:b/>
      <w:bCs/>
    </w:rPr>
  </w:style>
  <w:style w:type="character" w:customStyle="1" w:styleId="AsuntodelcomentarioCar">
    <w:name w:val="Asunto del comentario Car"/>
    <w:basedOn w:val="TextocomentarioCar"/>
    <w:link w:val="Asuntodelcomentario"/>
    <w:uiPriority w:val="99"/>
    <w:semiHidden/>
    <w:rsid w:val="005B59B8"/>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5B59B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59B8"/>
    <w:rPr>
      <w:rFonts w:ascii="Segoe UI" w:eastAsia="Arial MT"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331480">
      <w:bodyDiv w:val="1"/>
      <w:marLeft w:val="0"/>
      <w:marRight w:val="0"/>
      <w:marTop w:val="0"/>
      <w:marBottom w:val="0"/>
      <w:divBdr>
        <w:top w:val="none" w:sz="0" w:space="0" w:color="auto"/>
        <w:left w:val="none" w:sz="0" w:space="0" w:color="auto"/>
        <w:bottom w:val="none" w:sz="0" w:space="0" w:color="auto"/>
        <w:right w:val="none" w:sz="0" w:space="0" w:color="auto"/>
      </w:divBdr>
      <w:divsChild>
        <w:div w:id="994991634">
          <w:marLeft w:val="720"/>
          <w:marRight w:val="0"/>
          <w:marTop w:val="0"/>
          <w:marBottom w:val="101"/>
          <w:divBdr>
            <w:top w:val="none" w:sz="0" w:space="0" w:color="auto"/>
            <w:left w:val="none" w:sz="0" w:space="0" w:color="auto"/>
            <w:bottom w:val="none" w:sz="0" w:space="0" w:color="auto"/>
            <w:right w:val="none" w:sz="0" w:space="0" w:color="auto"/>
          </w:divBdr>
        </w:div>
        <w:div w:id="14381895">
          <w:marLeft w:val="720"/>
          <w:marRight w:val="0"/>
          <w:marTop w:val="0"/>
          <w:marBottom w:val="101"/>
          <w:divBdr>
            <w:top w:val="none" w:sz="0" w:space="0" w:color="auto"/>
            <w:left w:val="none" w:sz="0" w:space="0" w:color="auto"/>
            <w:bottom w:val="none" w:sz="0" w:space="0" w:color="auto"/>
            <w:right w:val="none" w:sz="0" w:space="0" w:color="auto"/>
          </w:divBdr>
        </w:div>
      </w:divsChild>
    </w:div>
    <w:div w:id="2142964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5.xml"/><Relationship Id="rId21" Type="http://schemas.openxmlformats.org/officeDocument/2006/relationships/footer" Target="footer10.xml"/><Relationship Id="rId34" Type="http://schemas.openxmlformats.org/officeDocument/2006/relationships/footer" Target="footer23.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footer" Target="footer22.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footer" Target="footer9.xml"/><Relationship Id="rId29"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3.xml"/><Relationship Id="rId32" Type="http://schemas.openxmlformats.org/officeDocument/2006/relationships/footer" Target="footer2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footer" Target="footer17.xml"/><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12</Pages>
  <Words>4608</Words>
  <Characters>25346</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Asistencia</dc:creator>
  <dc:description/>
  <cp:lastModifiedBy>ARAMC</cp:lastModifiedBy>
  <cp:revision>4</cp:revision>
  <dcterms:created xsi:type="dcterms:W3CDTF">2026-01-20T15:39:00Z</dcterms:created>
  <dcterms:modified xsi:type="dcterms:W3CDTF">2026-01-20T18:56:00Z</dcterms:modified>
  <dc:language>es-US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2022-03-08T00:00:00Z</vt:filetime>
  </property>
  <property fmtid="{D5CDD505-2E9C-101B-9397-08002B2CF9AE}" pid="3" name="Creator">
    <vt:lpwstr>Microsoft® Word 2013</vt:lpwstr>
  </property>
  <property fmtid="{D5CDD505-2E9C-101B-9397-08002B2CF9AE}" pid="4" name="LastSaved">
    <vt:filetime>2025-10-18T00:00:00Z</vt:filetime>
  </property>
  <property fmtid="{D5CDD505-2E9C-101B-9397-08002B2CF9AE}" pid="5" name="Producer">
    <vt:lpwstr>Microsoft® Word 2013</vt:lpwstr>
  </property>
</Properties>
</file>